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pStyle w:val="Title"/>
        <w:pageBreakBefore w:val="0"/>
        <w:spacing w:after="0" w:lineRule="auto"/>
        <w:rPr/>
      </w:pPr>
      <w:r w:rsidDel="00000000" w:rsidR="00000000" w:rsidRPr="00000000">
        <w:rPr>
          <w:rtl w:val="0"/>
        </w:rPr>
        <w:t xml:space="preserve">Normalization of Database</w:t>
      </w:r>
    </w:p>
    <w:p w:rsidR="00000000" w:rsidDel="00000000" w:rsidP="00000000" w:rsidRDefault="00000000" w:rsidRPr="00000000" w14:paraId="00000003">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Database Normalization is a technique of organizing the data in the database. Normalization is a systematic approach of decomposing tables to eliminate data redundancy and undesirable characteristics like Insertion, Update and Deletion Anomalies. It is a multi-step process that puts data into tabular form by removing duplicated data from the relation tables.</w:t>
      </w:r>
    </w:p>
    <w:p w:rsidR="00000000" w:rsidDel="00000000" w:rsidP="00000000" w:rsidRDefault="00000000" w:rsidRPr="00000000" w14:paraId="00000004">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Normalization is used for mainly two purpose,</w:t>
      </w:r>
    </w:p>
    <w:p w:rsidR="00000000" w:rsidDel="00000000" w:rsidP="00000000" w:rsidRDefault="00000000" w:rsidRPr="00000000" w14:paraId="00000005">
      <w:pPr>
        <w:pageBreakBefore w:val="0"/>
        <w:numPr>
          <w:ilvl w:val="0"/>
          <w:numId w:val="10"/>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Eliminating redundant(useless) data.</w:t>
      </w:r>
    </w:p>
    <w:p w:rsidR="00000000" w:rsidDel="00000000" w:rsidP="00000000" w:rsidRDefault="00000000" w:rsidRPr="00000000" w14:paraId="00000006">
      <w:pPr>
        <w:pageBreakBefore w:val="0"/>
        <w:numPr>
          <w:ilvl w:val="0"/>
          <w:numId w:val="10"/>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Ensuring data dependencies make sense i.e. data is logically stored.</w:t>
      </w:r>
    </w:p>
    <w:p w:rsidR="00000000" w:rsidDel="00000000" w:rsidP="00000000" w:rsidRDefault="00000000" w:rsidRPr="00000000" w14:paraId="00000007">
      <w:pPr>
        <w:pageBreakBefore w:val="0"/>
        <w:spacing w:after="0" w:line="240" w:lineRule="auto"/>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pageBreakBefore w:val="0"/>
        <w:spacing w:after="0" w:before="0" w:lineRule="auto"/>
        <w:rPr>
          <w:sz w:val="36"/>
          <w:szCs w:val="36"/>
          <w:u w:val="single"/>
        </w:rPr>
      </w:pPr>
      <w:r w:rsidDel="00000000" w:rsidR="00000000" w:rsidRPr="00000000">
        <w:rPr>
          <w:rtl w:val="0"/>
        </w:rPr>
      </w:r>
    </w:p>
    <w:p w:rsidR="00000000" w:rsidDel="00000000" w:rsidP="00000000" w:rsidRDefault="00000000" w:rsidRPr="00000000" w14:paraId="00000009">
      <w:pPr>
        <w:pStyle w:val="Heading3"/>
        <w:pageBreakBefore w:val="0"/>
        <w:spacing w:after="0" w:before="0" w:lineRule="auto"/>
        <w:rPr>
          <w:sz w:val="36"/>
          <w:szCs w:val="36"/>
          <w:u w:val="single"/>
        </w:rPr>
      </w:pPr>
      <w:r w:rsidDel="00000000" w:rsidR="00000000" w:rsidRPr="00000000">
        <w:rPr>
          <w:sz w:val="36"/>
          <w:szCs w:val="36"/>
          <w:u w:val="single"/>
          <w:rtl w:val="0"/>
        </w:rPr>
        <w:t xml:space="preserve">1.Problem Without Normalization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Without Normalization, it becomes difficult to handle and update the database, without facing data loss. Insertion, Update and Deletion Anomalies are very frequent if Database is not Normalized. To understand these anomalies let us take an example of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table.</w:t>
      </w:r>
    </w:p>
    <w:tbl>
      <w:tblPr>
        <w:tblStyle w:val="Table1"/>
        <w:tblW w:w="84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2"/>
        <w:gridCol w:w="1783"/>
        <w:gridCol w:w="2209"/>
        <w:gridCol w:w="3392"/>
        <w:tblGridChange w:id="0">
          <w:tblGrid>
            <w:gridCol w:w="1082"/>
            <w:gridCol w:w="1783"/>
            <w:gridCol w:w="2209"/>
            <w:gridCol w:w="3392"/>
          </w:tblGrid>
        </w:tblGridChange>
      </w:tblGrid>
      <w:tr>
        <w:trPr>
          <w:cantSplit w:val="0"/>
          <w:trHeight w:val="378" w:hRule="atLeast"/>
          <w:tblHeader w:val="0"/>
        </w:trPr>
        <w:tc>
          <w:tcPr/>
          <w:p w:rsidR="00000000" w:rsidDel="00000000" w:rsidP="00000000" w:rsidRDefault="00000000" w:rsidRPr="00000000" w14:paraId="0000000B">
            <w:pPr>
              <w:pageBreakBefore w:val="0"/>
              <w:jc w:val="center"/>
              <w:rPr>
                <w:b w:val="1"/>
                <w:sz w:val="32"/>
                <w:szCs w:val="32"/>
              </w:rPr>
            </w:pPr>
            <w:r w:rsidDel="00000000" w:rsidR="00000000" w:rsidRPr="00000000">
              <w:rPr>
                <w:b w:val="1"/>
                <w:sz w:val="32"/>
                <w:szCs w:val="32"/>
                <w:rtl w:val="0"/>
              </w:rPr>
              <w:t xml:space="preserve">Sid</w:t>
            </w:r>
          </w:p>
        </w:tc>
        <w:tc>
          <w:tcPr/>
          <w:p w:rsidR="00000000" w:rsidDel="00000000" w:rsidP="00000000" w:rsidRDefault="00000000" w:rsidRPr="00000000" w14:paraId="0000000C">
            <w:pPr>
              <w:pageBreakBefore w:val="0"/>
              <w:jc w:val="center"/>
              <w:rPr>
                <w:b w:val="1"/>
                <w:sz w:val="32"/>
                <w:szCs w:val="32"/>
              </w:rPr>
            </w:pPr>
            <w:r w:rsidDel="00000000" w:rsidR="00000000" w:rsidRPr="00000000">
              <w:rPr>
                <w:b w:val="1"/>
                <w:sz w:val="32"/>
                <w:szCs w:val="32"/>
                <w:rtl w:val="0"/>
              </w:rPr>
              <w:t xml:space="preserve">SName</w:t>
            </w:r>
          </w:p>
        </w:tc>
        <w:tc>
          <w:tcPr/>
          <w:p w:rsidR="00000000" w:rsidDel="00000000" w:rsidP="00000000" w:rsidRDefault="00000000" w:rsidRPr="00000000" w14:paraId="0000000D">
            <w:pPr>
              <w:pageBreakBefore w:val="0"/>
              <w:jc w:val="center"/>
              <w:rPr>
                <w:b w:val="1"/>
                <w:sz w:val="32"/>
                <w:szCs w:val="32"/>
              </w:rPr>
            </w:pPr>
            <w:r w:rsidDel="00000000" w:rsidR="00000000" w:rsidRPr="00000000">
              <w:rPr>
                <w:b w:val="1"/>
                <w:sz w:val="32"/>
                <w:szCs w:val="32"/>
                <w:rtl w:val="0"/>
              </w:rPr>
              <w:t xml:space="preserve">SAddress</w:t>
            </w:r>
          </w:p>
        </w:tc>
        <w:tc>
          <w:tcPr/>
          <w:p w:rsidR="00000000" w:rsidDel="00000000" w:rsidP="00000000" w:rsidRDefault="00000000" w:rsidRPr="00000000" w14:paraId="0000000E">
            <w:pPr>
              <w:pageBreakBefore w:val="0"/>
              <w:jc w:val="center"/>
              <w:rPr>
                <w:b w:val="1"/>
                <w:sz w:val="32"/>
                <w:szCs w:val="32"/>
              </w:rPr>
            </w:pPr>
            <w:r w:rsidDel="00000000" w:rsidR="00000000" w:rsidRPr="00000000">
              <w:rPr>
                <w:b w:val="1"/>
                <w:sz w:val="32"/>
                <w:szCs w:val="32"/>
                <w:rtl w:val="0"/>
              </w:rPr>
              <w:t xml:space="preserve">   Subjectopted</w:t>
            </w:r>
          </w:p>
        </w:tc>
      </w:tr>
      <w:tr>
        <w:trPr>
          <w:cantSplit w:val="0"/>
          <w:trHeight w:val="378" w:hRule="atLeast"/>
          <w:tblHeader w:val="0"/>
        </w:trPr>
        <w:tc>
          <w:tcPr/>
          <w:p w:rsidR="00000000" w:rsidDel="00000000" w:rsidP="00000000" w:rsidRDefault="00000000" w:rsidRPr="00000000" w14:paraId="0000000F">
            <w:pPr>
              <w:pageBreakBefore w:val="0"/>
              <w:rPr>
                <w:sz w:val="32"/>
                <w:szCs w:val="32"/>
              </w:rPr>
            </w:pPr>
            <w:r w:rsidDel="00000000" w:rsidR="00000000" w:rsidRPr="00000000">
              <w:rPr>
                <w:sz w:val="32"/>
                <w:szCs w:val="32"/>
                <w:rtl w:val="0"/>
              </w:rPr>
              <w:t xml:space="preserve">401</w:t>
            </w:r>
          </w:p>
        </w:tc>
        <w:tc>
          <w:tcPr/>
          <w:p w:rsidR="00000000" w:rsidDel="00000000" w:rsidP="00000000" w:rsidRDefault="00000000" w:rsidRPr="00000000" w14:paraId="00000010">
            <w:pPr>
              <w:pageBreakBefore w:val="0"/>
              <w:rPr>
                <w:sz w:val="32"/>
                <w:szCs w:val="32"/>
              </w:rPr>
            </w:pPr>
            <w:r w:rsidDel="00000000" w:rsidR="00000000" w:rsidRPr="00000000">
              <w:rPr>
                <w:sz w:val="32"/>
                <w:szCs w:val="32"/>
                <w:rtl w:val="0"/>
              </w:rPr>
              <w:t xml:space="preserve">  Adam</w:t>
            </w:r>
          </w:p>
        </w:tc>
        <w:tc>
          <w:tcPr/>
          <w:p w:rsidR="00000000" w:rsidDel="00000000" w:rsidP="00000000" w:rsidRDefault="00000000" w:rsidRPr="00000000" w14:paraId="00000011">
            <w:pPr>
              <w:pageBreakBefore w:val="0"/>
              <w:rPr>
                <w:sz w:val="32"/>
                <w:szCs w:val="32"/>
              </w:rPr>
            </w:pPr>
            <w:r w:rsidDel="00000000" w:rsidR="00000000" w:rsidRPr="00000000">
              <w:rPr>
                <w:sz w:val="32"/>
                <w:szCs w:val="32"/>
                <w:rtl w:val="0"/>
              </w:rPr>
              <w:t xml:space="preserve">   Noida</w:t>
            </w:r>
          </w:p>
        </w:tc>
        <w:tc>
          <w:tcPr/>
          <w:p w:rsidR="00000000" w:rsidDel="00000000" w:rsidP="00000000" w:rsidRDefault="00000000" w:rsidRPr="00000000" w14:paraId="00000012">
            <w:pPr>
              <w:pageBreakBefore w:val="0"/>
              <w:rPr>
                <w:sz w:val="32"/>
                <w:szCs w:val="32"/>
              </w:rPr>
            </w:pPr>
            <w:r w:rsidDel="00000000" w:rsidR="00000000" w:rsidRPr="00000000">
              <w:rPr>
                <w:sz w:val="32"/>
                <w:szCs w:val="32"/>
                <w:rtl w:val="0"/>
              </w:rPr>
              <w:t xml:space="preserve">    Bio</w:t>
            </w:r>
          </w:p>
        </w:tc>
      </w:tr>
      <w:tr>
        <w:trPr>
          <w:cantSplit w:val="0"/>
          <w:trHeight w:val="364" w:hRule="atLeast"/>
          <w:tblHeader w:val="0"/>
        </w:trPr>
        <w:tc>
          <w:tcPr/>
          <w:p w:rsidR="00000000" w:rsidDel="00000000" w:rsidP="00000000" w:rsidRDefault="00000000" w:rsidRPr="00000000" w14:paraId="00000013">
            <w:pPr>
              <w:pageBreakBefore w:val="0"/>
              <w:rPr>
                <w:sz w:val="32"/>
                <w:szCs w:val="32"/>
              </w:rPr>
            </w:pPr>
            <w:r w:rsidDel="00000000" w:rsidR="00000000" w:rsidRPr="00000000">
              <w:rPr>
                <w:sz w:val="32"/>
                <w:szCs w:val="32"/>
                <w:rtl w:val="0"/>
              </w:rPr>
              <w:t xml:space="preserve">402</w:t>
            </w:r>
          </w:p>
        </w:tc>
        <w:tc>
          <w:tcPr/>
          <w:p w:rsidR="00000000" w:rsidDel="00000000" w:rsidP="00000000" w:rsidRDefault="00000000" w:rsidRPr="00000000" w14:paraId="00000014">
            <w:pPr>
              <w:pageBreakBefore w:val="0"/>
              <w:rPr>
                <w:sz w:val="32"/>
                <w:szCs w:val="32"/>
              </w:rPr>
            </w:pPr>
            <w:r w:rsidDel="00000000" w:rsidR="00000000" w:rsidRPr="00000000">
              <w:rPr>
                <w:sz w:val="32"/>
                <w:szCs w:val="32"/>
                <w:rtl w:val="0"/>
              </w:rPr>
              <w:t xml:space="preserve">  Alex</w:t>
            </w:r>
          </w:p>
        </w:tc>
        <w:tc>
          <w:tcPr/>
          <w:p w:rsidR="00000000" w:rsidDel="00000000" w:rsidP="00000000" w:rsidRDefault="00000000" w:rsidRPr="00000000" w14:paraId="00000015">
            <w:pPr>
              <w:pageBreakBefore w:val="0"/>
              <w:rPr>
                <w:sz w:val="32"/>
                <w:szCs w:val="32"/>
              </w:rPr>
            </w:pPr>
            <w:r w:rsidDel="00000000" w:rsidR="00000000" w:rsidRPr="00000000">
              <w:rPr>
                <w:sz w:val="32"/>
                <w:szCs w:val="32"/>
                <w:rtl w:val="0"/>
              </w:rPr>
              <w:t xml:space="preserve">   Panipat</w:t>
            </w:r>
          </w:p>
        </w:tc>
        <w:tc>
          <w:tcPr/>
          <w:p w:rsidR="00000000" w:rsidDel="00000000" w:rsidP="00000000" w:rsidRDefault="00000000" w:rsidRPr="00000000" w14:paraId="00000016">
            <w:pPr>
              <w:pageBreakBefore w:val="0"/>
              <w:rPr>
                <w:sz w:val="32"/>
                <w:szCs w:val="32"/>
              </w:rPr>
            </w:pPr>
            <w:r w:rsidDel="00000000" w:rsidR="00000000" w:rsidRPr="00000000">
              <w:rPr>
                <w:sz w:val="32"/>
                <w:szCs w:val="32"/>
                <w:rtl w:val="0"/>
              </w:rPr>
              <w:t xml:space="preserve">    Maths</w:t>
            </w:r>
          </w:p>
        </w:tc>
      </w:tr>
      <w:tr>
        <w:trPr>
          <w:cantSplit w:val="0"/>
          <w:trHeight w:val="378" w:hRule="atLeast"/>
          <w:tblHeader w:val="0"/>
        </w:trPr>
        <w:tc>
          <w:tcPr/>
          <w:p w:rsidR="00000000" w:rsidDel="00000000" w:rsidP="00000000" w:rsidRDefault="00000000" w:rsidRPr="00000000" w14:paraId="00000017">
            <w:pPr>
              <w:pageBreakBefore w:val="0"/>
              <w:rPr>
                <w:sz w:val="32"/>
                <w:szCs w:val="32"/>
              </w:rPr>
            </w:pPr>
            <w:r w:rsidDel="00000000" w:rsidR="00000000" w:rsidRPr="00000000">
              <w:rPr>
                <w:sz w:val="32"/>
                <w:szCs w:val="32"/>
                <w:rtl w:val="0"/>
              </w:rPr>
              <w:t xml:space="preserve">403</w:t>
            </w:r>
          </w:p>
        </w:tc>
        <w:tc>
          <w:tcPr/>
          <w:p w:rsidR="00000000" w:rsidDel="00000000" w:rsidP="00000000" w:rsidRDefault="00000000" w:rsidRPr="00000000" w14:paraId="00000018">
            <w:pPr>
              <w:pageBreakBefore w:val="0"/>
              <w:rPr>
                <w:sz w:val="32"/>
                <w:szCs w:val="32"/>
              </w:rPr>
            </w:pPr>
            <w:r w:rsidDel="00000000" w:rsidR="00000000" w:rsidRPr="00000000">
              <w:rPr>
                <w:sz w:val="32"/>
                <w:szCs w:val="32"/>
                <w:rtl w:val="0"/>
              </w:rPr>
              <w:t xml:space="preserve">  Stuart</w:t>
            </w:r>
          </w:p>
        </w:tc>
        <w:tc>
          <w:tcPr/>
          <w:p w:rsidR="00000000" w:rsidDel="00000000" w:rsidP="00000000" w:rsidRDefault="00000000" w:rsidRPr="00000000" w14:paraId="00000019">
            <w:pPr>
              <w:pageBreakBefore w:val="0"/>
              <w:rPr>
                <w:sz w:val="32"/>
                <w:szCs w:val="32"/>
              </w:rPr>
            </w:pPr>
            <w:r w:rsidDel="00000000" w:rsidR="00000000" w:rsidRPr="00000000">
              <w:rPr>
                <w:sz w:val="32"/>
                <w:szCs w:val="32"/>
                <w:rtl w:val="0"/>
              </w:rPr>
              <w:t xml:space="preserve">  Jammu</w:t>
            </w:r>
          </w:p>
        </w:tc>
        <w:tc>
          <w:tcPr/>
          <w:p w:rsidR="00000000" w:rsidDel="00000000" w:rsidP="00000000" w:rsidRDefault="00000000" w:rsidRPr="00000000" w14:paraId="0000001A">
            <w:pPr>
              <w:pageBreakBefore w:val="0"/>
              <w:rPr>
                <w:sz w:val="32"/>
                <w:szCs w:val="32"/>
              </w:rPr>
            </w:pPr>
            <w:r w:rsidDel="00000000" w:rsidR="00000000" w:rsidRPr="00000000">
              <w:rPr>
                <w:sz w:val="32"/>
                <w:szCs w:val="32"/>
                <w:rtl w:val="0"/>
              </w:rPr>
              <w:t xml:space="preserve">    Maths</w:t>
            </w:r>
          </w:p>
        </w:tc>
      </w:tr>
      <w:tr>
        <w:trPr>
          <w:cantSplit w:val="0"/>
          <w:trHeight w:val="393" w:hRule="atLeast"/>
          <w:tblHeader w:val="0"/>
        </w:trPr>
        <w:tc>
          <w:tcPr/>
          <w:p w:rsidR="00000000" w:rsidDel="00000000" w:rsidP="00000000" w:rsidRDefault="00000000" w:rsidRPr="00000000" w14:paraId="0000001B">
            <w:pPr>
              <w:pageBreakBefore w:val="0"/>
              <w:rPr>
                <w:sz w:val="32"/>
                <w:szCs w:val="32"/>
              </w:rPr>
            </w:pPr>
            <w:r w:rsidDel="00000000" w:rsidR="00000000" w:rsidRPr="00000000">
              <w:rPr>
                <w:sz w:val="32"/>
                <w:szCs w:val="32"/>
                <w:rtl w:val="0"/>
              </w:rPr>
              <w:t xml:space="preserve">404</w:t>
            </w:r>
          </w:p>
        </w:tc>
        <w:tc>
          <w:tcPr/>
          <w:p w:rsidR="00000000" w:rsidDel="00000000" w:rsidP="00000000" w:rsidRDefault="00000000" w:rsidRPr="00000000" w14:paraId="0000001C">
            <w:pPr>
              <w:pageBreakBefore w:val="0"/>
              <w:rPr>
                <w:sz w:val="32"/>
                <w:szCs w:val="32"/>
              </w:rPr>
            </w:pPr>
            <w:r w:rsidDel="00000000" w:rsidR="00000000" w:rsidRPr="00000000">
              <w:rPr>
                <w:sz w:val="32"/>
                <w:szCs w:val="32"/>
                <w:rtl w:val="0"/>
              </w:rPr>
              <w:t xml:space="preserve">  Adam</w:t>
            </w:r>
          </w:p>
        </w:tc>
        <w:tc>
          <w:tcPr/>
          <w:p w:rsidR="00000000" w:rsidDel="00000000" w:rsidP="00000000" w:rsidRDefault="00000000" w:rsidRPr="00000000" w14:paraId="0000001D">
            <w:pPr>
              <w:pageBreakBefore w:val="0"/>
              <w:rPr>
                <w:sz w:val="32"/>
                <w:szCs w:val="32"/>
              </w:rPr>
            </w:pPr>
            <w:r w:rsidDel="00000000" w:rsidR="00000000" w:rsidRPr="00000000">
              <w:rPr>
                <w:sz w:val="32"/>
                <w:szCs w:val="32"/>
                <w:rtl w:val="0"/>
              </w:rPr>
              <w:t xml:space="preserve">  Noida</w:t>
            </w:r>
          </w:p>
        </w:tc>
        <w:tc>
          <w:tcPr/>
          <w:p w:rsidR="00000000" w:rsidDel="00000000" w:rsidP="00000000" w:rsidRDefault="00000000" w:rsidRPr="00000000" w14:paraId="0000001E">
            <w:pPr>
              <w:pageBreakBefore w:val="0"/>
              <w:rPr>
                <w:sz w:val="32"/>
                <w:szCs w:val="32"/>
              </w:rPr>
            </w:pPr>
            <w:r w:rsidDel="00000000" w:rsidR="00000000" w:rsidRPr="00000000">
              <w:rPr>
                <w:sz w:val="32"/>
                <w:szCs w:val="32"/>
                <w:rtl w:val="0"/>
              </w:rPr>
              <w:t xml:space="preserve">   Physics</w:t>
            </w:r>
          </w:p>
        </w:tc>
      </w:tr>
    </w:tbl>
    <w:p w:rsidR="00000000" w:rsidDel="00000000" w:rsidP="00000000" w:rsidRDefault="00000000" w:rsidRPr="00000000" w14:paraId="0000001F">
      <w:pPr>
        <w:pageBreakBefore w:val="0"/>
        <w:spacing w:after="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ageBreakBefore w:val="0"/>
        <w:numPr>
          <w:ilvl w:val="0"/>
          <w:numId w:val="11"/>
        </w:numPr>
        <w:spacing w:after="0" w:line="240" w:lineRule="auto"/>
        <w:ind w:left="720" w:hanging="360"/>
        <w:rPr>
          <w:sz w:val="32"/>
          <w:szCs w:val="32"/>
        </w:rPr>
      </w:pPr>
      <w:r w:rsidDel="00000000" w:rsidR="00000000" w:rsidRPr="00000000">
        <w:rPr>
          <w:b w:val="1"/>
          <w:sz w:val="32"/>
          <w:szCs w:val="32"/>
          <w:rtl w:val="0"/>
        </w:rPr>
        <w:t xml:space="preserve">Updation Anamoly :</w:t>
      </w:r>
      <w:r w:rsidDel="00000000" w:rsidR="00000000" w:rsidRPr="00000000">
        <w:rPr>
          <w:sz w:val="32"/>
          <w:szCs w:val="32"/>
          <w:rtl w:val="0"/>
        </w:rPr>
        <w:t xml:space="preserve"> To update address of a student who occurs twice or more than twice in a table, we will have to update </w:t>
      </w:r>
      <w:r w:rsidDel="00000000" w:rsidR="00000000" w:rsidRPr="00000000">
        <w:rPr>
          <w:b w:val="1"/>
          <w:sz w:val="32"/>
          <w:szCs w:val="32"/>
          <w:rtl w:val="0"/>
        </w:rPr>
        <w:t xml:space="preserve">S_Address</w:t>
      </w:r>
      <w:r w:rsidDel="00000000" w:rsidR="00000000" w:rsidRPr="00000000">
        <w:rPr>
          <w:sz w:val="32"/>
          <w:szCs w:val="32"/>
          <w:rtl w:val="0"/>
        </w:rPr>
        <w:t xml:space="preserve"> column in all the rows, else data will become inconsistent.</w:t>
      </w:r>
    </w:p>
    <w:p w:rsidR="00000000" w:rsidDel="00000000" w:rsidP="00000000" w:rsidRDefault="00000000" w:rsidRPr="00000000" w14:paraId="00000021">
      <w:pPr>
        <w:pageBreakBefore w:val="0"/>
        <w:numPr>
          <w:ilvl w:val="0"/>
          <w:numId w:val="11"/>
        </w:numPr>
        <w:spacing w:after="0" w:line="240" w:lineRule="auto"/>
        <w:ind w:left="720" w:hanging="360"/>
        <w:rPr>
          <w:sz w:val="32"/>
          <w:szCs w:val="32"/>
        </w:rPr>
      </w:pPr>
      <w:r w:rsidDel="00000000" w:rsidR="00000000" w:rsidRPr="00000000">
        <w:rPr>
          <w:b w:val="1"/>
          <w:sz w:val="32"/>
          <w:szCs w:val="32"/>
          <w:rtl w:val="0"/>
        </w:rPr>
        <w:t xml:space="preserve">Insertion Anamoly :</w:t>
      </w:r>
      <w:r w:rsidDel="00000000" w:rsidR="00000000" w:rsidRPr="00000000">
        <w:rPr>
          <w:sz w:val="32"/>
          <w:szCs w:val="32"/>
          <w:rtl w:val="0"/>
        </w:rPr>
        <w:t xml:space="preserve"> Suppose for a new admission, we have a Student id(S_id), name and address of a student but if student has not opted for any subjects yet then we have to insert </w:t>
      </w:r>
      <w:r w:rsidDel="00000000" w:rsidR="00000000" w:rsidRPr="00000000">
        <w:rPr>
          <w:b w:val="1"/>
          <w:sz w:val="32"/>
          <w:szCs w:val="32"/>
          <w:rtl w:val="0"/>
        </w:rPr>
        <w:t xml:space="preserve">NULL</w:t>
      </w:r>
      <w:r w:rsidDel="00000000" w:rsidR="00000000" w:rsidRPr="00000000">
        <w:rPr>
          <w:sz w:val="32"/>
          <w:szCs w:val="32"/>
          <w:rtl w:val="0"/>
        </w:rPr>
        <w:t xml:space="preserve"> there, leading to Insertion Anamoly.</w:t>
      </w:r>
    </w:p>
    <w:p w:rsidR="00000000" w:rsidDel="00000000" w:rsidP="00000000" w:rsidRDefault="00000000" w:rsidRPr="00000000" w14:paraId="00000022">
      <w:pPr>
        <w:pageBreakBefore w:val="0"/>
        <w:numPr>
          <w:ilvl w:val="0"/>
          <w:numId w:val="11"/>
        </w:numPr>
        <w:spacing w:after="0" w:line="240" w:lineRule="auto"/>
        <w:ind w:left="720" w:hanging="360"/>
        <w:rPr>
          <w:sz w:val="32"/>
          <w:szCs w:val="32"/>
        </w:rPr>
      </w:pPr>
      <w:r w:rsidDel="00000000" w:rsidR="00000000" w:rsidRPr="00000000">
        <w:rPr>
          <w:b w:val="1"/>
          <w:sz w:val="32"/>
          <w:szCs w:val="32"/>
          <w:rtl w:val="0"/>
        </w:rPr>
        <w:t xml:space="preserve">Deletion Anamoly :</w:t>
      </w:r>
      <w:r w:rsidDel="00000000" w:rsidR="00000000" w:rsidRPr="00000000">
        <w:rPr>
          <w:sz w:val="32"/>
          <w:szCs w:val="32"/>
          <w:rtl w:val="0"/>
        </w:rPr>
        <w:t xml:space="preserve"> If (S_id) 401 has only one subject and temporarily he drops it, when we delete that row, entire student record will be deleted along with it.</w:t>
      </w:r>
    </w:p>
    <w:p w:rsidR="00000000" w:rsidDel="00000000" w:rsidP="00000000" w:rsidRDefault="00000000" w:rsidRPr="00000000" w14:paraId="00000023">
      <w:pPr>
        <w:pageBreakBefore w:val="0"/>
        <w:spacing w:after="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pageBreakBefore w:val="0"/>
        <w:spacing w:after="0" w:before="0" w:lineRule="auto"/>
        <w:rPr>
          <w:sz w:val="36"/>
          <w:szCs w:val="36"/>
          <w:u w:val="single"/>
        </w:rPr>
      </w:pPr>
      <w:r w:rsidDel="00000000" w:rsidR="00000000" w:rsidRPr="00000000">
        <w:rPr>
          <w:sz w:val="36"/>
          <w:szCs w:val="36"/>
          <w:u w:val="single"/>
          <w:rtl w:val="0"/>
        </w:rPr>
        <w:t xml:space="preserve">2. Normalization Rule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Normalization rule are divided into following normal form.</w:t>
      </w:r>
    </w:p>
    <w:p w:rsidR="00000000" w:rsidDel="00000000" w:rsidP="00000000" w:rsidRDefault="00000000" w:rsidRPr="00000000" w14:paraId="00000026">
      <w:pPr>
        <w:pageBreakBefore w:val="0"/>
        <w:numPr>
          <w:ilvl w:val="0"/>
          <w:numId w:val="12"/>
        </w:numPr>
        <w:spacing w:after="0" w:line="240" w:lineRule="auto"/>
        <w:ind w:left="720" w:hanging="360"/>
        <w:rPr>
          <w:sz w:val="32"/>
          <w:szCs w:val="32"/>
        </w:rPr>
      </w:pPr>
      <w:r w:rsidDel="00000000" w:rsidR="00000000" w:rsidRPr="00000000">
        <w:rPr>
          <w:sz w:val="32"/>
          <w:szCs w:val="32"/>
          <w:rtl w:val="0"/>
        </w:rPr>
        <w:t xml:space="preserve">First Normal Form</w:t>
      </w:r>
    </w:p>
    <w:p w:rsidR="00000000" w:rsidDel="00000000" w:rsidP="00000000" w:rsidRDefault="00000000" w:rsidRPr="00000000" w14:paraId="00000027">
      <w:pPr>
        <w:pageBreakBefore w:val="0"/>
        <w:numPr>
          <w:ilvl w:val="0"/>
          <w:numId w:val="12"/>
        </w:numPr>
        <w:spacing w:after="0" w:line="240" w:lineRule="auto"/>
        <w:ind w:left="720" w:hanging="360"/>
        <w:rPr>
          <w:sz w:val="32"/>
          <w:szCs w:val="32"/>
        </w:rPr>
      </w:pPr>
      <w:r w:rsidDel="00000000" w:rsidR="00000000" w:rsidRPr="00000000">
        <w:rPr>
          <w:sz w:val="32"/>
          <w:szCs w:val="32"/>
          <w:rtl w:val="0"/>
        </w:rPr>
        <w:t xml:space="preserve">Second Normal Form</w:t>
      </w:r>
    </w:p>
    <w:p w:rsidR="00000000" w:rsidDel="00000000" w:rsidP="00000000" w:rsidRDefault="00000000" w:rsidRPr="00000000" w14:paraId="00000028">
      <w:pPr>
        <w:pageBreakBefore w:val="0"/>
        <w:numPr>
          <w:ilvl w:val="0"/>
          <w:numId w:val="12"/>
        </w:numPr>
        <w:spacing w:after="0" w:line="240" w:lineRule="auto"/>
        <w:ind w:left="720" w:hanging="360"/>
        <w:rPr>
          <w:sz w:val="32"/>
          <w:szCs w:val="32"/>
        </w:rPr>
      </w:pPr>
      <w:r w:rsidDel="00000000" w:rsidR="00000000" w:rsidRPr="00000000">
        <w:rPr>
          <w:sz w:val="32"/>
          <w:szCs w:val="32"/>
          <w:rtl w:val="0"/>
        </w:rPr>
        <w:t xml:space="preserve">Third Normal Form</w:t>
      </w:r>
    </w:p>
    <w:p w:rsidR="00000000" w:rsidDel="00000000" w:rsidP="00000000" w:rsidRDefault="00000000" w:rsidRPr="00000000" w14:paraId="00000029">
      <w:pPr>
        <w:pageBreakBefore w:val="0"/>
        <w:numPr>
          <w:ilvl w:val="0"/>
          <w:numId w:val="12"/>
        </w:numPr>
        <w:spacing w:after="0" w:line="240" w:lineRule="auto"/>
        <w:ind w:left="720" w:hanging="360"/>
        <w:rPr>
          <w:sz w:val="32"/>
          <w:szCs w:val="32"/>
        </w:rPr>
      </w:pPr>
      <w:r w:rsidDel="00000000" w:rsidR="00000000" w:rsidRPr="00000000">
        <w:rPr>
          <w:sz w:val="32"/>
          <w:szCs w:val="32"/>
          <w:rtl w:val="0"/>
        </w:rPr>
        <w:t xml:space="preserve">BCNF</w:t>
      </w:r>
    </w:p>
    <w:p w:rsidR="00000000" w:rsidDel="00000000" w:rsidP="00000000" w:rsidRDefault="00000000" w:rsidRPr="00000000" w14:paraId="0000002A">
      <w:pPr>
        <w:pageBreakBefore w:val="0"/>
        <w:numPr>
          <w:ilvl w:val="0"/>
          <w:numId w:val="12"/>
        </w:numPr>
        <w:spacing w:after="0" w:line="240" w:lineRule="auto"/>
        <w:ind w:left="720" w:hanging="360"/>
        <w:rPr>
          <w:sz w:val="32"/>
          <w:szCs w:val="32"/>
        </w:rPr>
      </w:pPr>
      <w:r w:rsidDel="00000000" w:rsidR="00000000" w:rsidRPr="00000000">
        <w:rPr>
          <w:rtl w:val="0"/>
        </w:rPr>
      </w:r>
    </w:p>
    <w:p w:rsidR="00000000" w:rsidDel="00000000" w:rsidP="00000000" w:rsidRDefault="00000000" w:rsidRPr="00000000" w14:paraId="0000002B">
      <w:pPr>
        <w:pStyle w:val="Heading3"/>
        <w:pageBreakBefore w:val="0"/>
        <w:spacing w:after="0" w:before="0" w:lineRule="auto"/>
        <w:rPr>
          <w:sz w:val="36"/>
          <w:szCs w:val="36"/>
          <w:u w:val="single"/>
        </w:rPr>
      </w:pPr>
      <w:r w:rsidDel="00000000" w:rsidR="00000000" w:rsidRPr="00000000">
        <w:rPr>
          <w:sz w:val="36"/>
          <w:szCs w:val="36"/>
          <w:u w:val="single"/>
          <w:rtl w:val="0"/>
        </w:rPr>
        <w:t xml:space="preserve">2.1First Normal Form (1NF)</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As per First Normal Form, no two Rows of data must contain repeating group of information i.e each set of column must have a unique value, such that multiple columns cannot be used to fetch the same row. Each table should be organized into rows, and each row should have a primary key that distinguishes it as unique.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Primary key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is usually a single column, but sometimes more than one column can be combined to create a single primary key. For example consider a table which is not in First normal form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Example1: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 Table :</w:t>
      </w:r>
    </w:p>
    <w:tbl>
      <w:tblPr>
        <w:tblStyle w:val="Table2"/>
        <w:tblW w:w="4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4"/>
        <w:gridCol w:w="750"/>
        <w:gridCol w:w="2208"/>
        <w:tblGridChange w:id="0">
          <w:tblGrid>
            <w:gridCol w:w="1284"/>
            <w:gridCol w:w="750"/>
            <w:gridCol w:w="2208"/>
          </w:tblGrid>
        </w:tblGridChange>
      </w:tblGrid>
      <w:tr>
        <w:trPr>
          <w:cantSplit w:val="0"/>
          <w:tblHeader w:val="0"/>
        </w:trPr>
        <w:tc>
          <w:tcPr/>
          <w:p w:rsidR="00000000" w:rsidDel="00000000" w:rsidP="00000000" w:rsidRDefault="00000000" w:rsidRPr="00000000" w14:paraId="00000031">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Student</w:t>
            </w:r>
          </w:p>
        </w:tc>
        <w:tc>
          <w:tcPr/>
          <w:p w:rsidR="00000000" w:rsidDel="00000000" w:rsidP="00000000" w:rsidRDefault="00000000" w:rsidRPr="00000000" w14:paraId="00000032">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Age</w:t>
            </w:r>
          </w:p>
        </w:tc>
        <w:tc>
          <w:tcPr/>
          <w:p w:rsidR="00000000" w:rsidDel="00000000" w:rsidP="00000000" w:rsidRDefault="00000000" w:rsidRPr="00000000" w14:paraId="00000033">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Subject</w:t>
            </w:r>
          </w:p>
        </w:tc>
      </w:tr>
      <w:tr>
        <w:trPr>
          <w:cantSplit w:val="0"/>
          <w:tblHeader w:val="0"/>
        </w:trPr>
        <w:tc>
          <w:tcPr/>
          <w:p w:rsidR="00000000" w:rsidDel="00000000" w:rsidP="00000000" w:rsidRDefault="00000000" w:rsidRPr="00000000" w14:paraId="0000003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Adam</w:t>
            </w:r>
          </w:p>
        </w:tc>
        <w:tc>
          <w:tcPr/>
          <w:p w:rsidR="00000000" w:rsidDel="00000000" w:rsidP="00000000" w:rsidRDefault="00000000" w:rsidRPr="00000000" w14:paraId="0000003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w:t>
            </w:r>
          </w:p>
        </w:tc>
        <w:tc>
          <w:tcPr/>
          <w:p w:rsidR="00000000" w:rsidDel="00000000" w:rsidP="00000000" w:rsidRDefault="00000000" w:rsidRPr="00000000" w14:paraId="0000003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Biology, Maths</w:t>
            </w:r>
          </w:p>
        </w:tc>
      </w:tr>
      <w:tr>
        <w:trPr>
          <w:cantSplit w:val="0"/>
          <w:tblHeader w:val="0"/>
        </w:trPr>
        <w:tc>
          <w:tcPr/>
          <w:p w:rsidR="00000000" w:rsidDel="00000000" w:rsidP="00000000" w:rsidRDefault="00000000" w:rsidRPr="00000000" w14:paraId="0000003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Alex</w:t>
            </w:r>
          </w:p>
        </w:tc>
        <w:tc>
          <w:tcPr/>
          <w:p w:rsidR="00000000" w:rsidDel="00000000" w:rsidP="00000000" w:rsidRDefault="00000000" w:rsidRPr="00000000" w14:paraId="0000003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w:t>
            </w:r>
          </w:p>
        </w:tc>
        <w:tc>
          <w:tcPr/>
          <w:p w:rsidR="00000000" w:rsidDel="00000000" w:rsidP="00000000" w:rsidRDefault="00000000" w:rsidRPr="00000000" w14:paraId="0000003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r>
        <w:trPr>
          <w:cantSplit w:val="0"/>
          <w:tblHeader w:val="0"/>
        </w:trPr>
        <w:tc>
          <w:tcPr/>
          <w:p w:rsidR="00000000" w:rsidDel="00000000" w:rsidP="00000000" w:rsidRDefault="00000000" w:rsidRPr="00000000" w14:paraId="0000003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Stuart</w:t>
            </w:r>
          </w:p>
        </w:tc>
        <w:tc>
          <w:tcPr/>
          <w:p w:rsidR="00000000" w:rsidDel="00000000" w:rsidP="00000000" w:rsidRDefault="00000000" w:rsidRPr="00000000" w14:paraId="0000003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w:t>
            </w:r>
          </w:p>
        </w:tc>
        <w:tc>
          <w:tcPr/>
          <w:p w:rsidR="00000000" w:rsidDel="00000000" w:rsidP="00000000" w:rsidRDefault="00000000" w:rsidRPr="00000000" w14:paraId="0000003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bl>
    <w:p w:rsidR="00000000" w:rsidDel="00000000" w:rsidP="00000000" w:rsidRDefault="00000000" w:rsidRPr="00000000" w14:paraId="0000003D">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First Normal Form, any row must not have a column in which more than one value is saved, like separated with commas. Rather than that, we must separate such data into multiple rows.</w:t>
      </w:r>
    </w:p>
    <w:p w:rsidR="00000000" w:rsidDel="00000000" w:rsidP="00000000" w:rsidRDefault="00000000" w:rsidRPr="00000000" w14:paraId="0000003E">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Student Table following 1NF will be :</w:t>
      </w:r>
      <w:r w:rsidDel="00000000" w:rsidR="00000000" w:rsidRPr="00000000">
        <w:rPr>
          <w:rtl w:val="0"/>
        </w:rPr>
      </w:r>
    </w:p>
    <w:tbl>
      <w:tblPr>
        <w:tblStyle w:val="Table3"/>
        <w:tblW w:w="3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4"/>
        <w:gridCol w:w="750"/>
        <w:gridCol w:w="1248"/>
        <w:tblGridChange w:id="0">
          <w:tblGrid>
            <w:gridCol w:w="1284"/>
            <w:gridCol w:w="750"/>
            <w:gridCol w:w="1248"/>
          </w:tblGrid>
        </w:tblGridChange>
      </w:tblGrid>
      <w:tr>
        <w:trPr>
          <w:cantSplit w:val="0"/>
          <w:tblHeader w:val="0"/>
        </w:trPr>
        <w:tc>
          <w:tcPr/>
          <w:p w:rsidR="00000000" w:rsidDel="00000000" w:rsidP="00000000" w:rsidRDefault="00000000" w:rsidRPr="00000000" w14:paraId="0000003F">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Student</w:t>
            </w:r>
          </w:p>
        </w:tc>
        <w:tc>
          <w:tcPr/>
          <w:p w:rsidR="00000000" w:rsidDel="00000000" w:rsidP="00000000" w:rsidRDefault="00000000" w:rsidRPr="00000000" w14:paraId="00000040">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Age</w:t>
            </w:r>
          </w:p>
        </w:tc>
        <w:tc>
          <w:tcPr/>
          <w:p w:rsidR="00000000" w:rsidDel="00000000" w:rsidP="00000000" w:rsidRDefault="00000000" w:rsidRPr="00000000" w14:paraId="00000041">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Subject</w:t>
            </w:r>
          </w:p>
        </w:tc>
      </w:tr>
      <w:tr>
        <w:trPr>
          <w:cantSplit w:val="0"/>
          <w:tblHeader w:val="0"/>
        </w:trPr>
        <w:tc>
          <w:tcPr/>
          <w:p w:rsidR="00000000" w:rsidDel="00000000" w:rsidP="00000000" w:rsidRDefault="00000000" w:rsidRPr="00000000" w14:paraId="0000004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Adam</w:t>
            </w:r>
          </w:p>
        </w:tc>
        <w:tc>
          <w:tcPr/>
          <w:p w:rsidR="00000000" w:rsidDel="00000000" w:rsidP="00000000" w:rsidRDefault="00000000" w:rsidRPr="00000000" w14:paraId="0000004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w:t>
            </w:r>
          </w:p>
        </w:tc>
        <w:tc>
          <w:tcPr/>
          <w:p w:rsidR="00000000" w:rsidDel="00000000" w:rsidP="00000000" w:rsidRDefault="00000000" w:rsidRPr="00000000" w14:paraId="0000004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Biology</w:t>
            </w:r>
          </w:p>
        </w:tc>
      </w:tr>
      <w:tr>
        <w:trPr>
          <w:cantSplit w:val="0"/>
          <w:tblHeader w:val="0"/>
        </w:trPr>
        <w:tc>
          <w:tcPr/>
          <w:p w:rsidR="00000000" w:rsidDel="00000000" w:rsidP="00000000" w:rsidRDefault="00000000" w:rsidRPr="00000000" w14:paraId="0000004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Adam</w:t>
            </w:r>
          </w:p>
        </w:tc>
        <w:tc>
          <w:tcPr/>
          <w:p w:rsidR="00000000" w:rsidDel="00000000" w:rsidP="00000000" w:rsidRDefault="00000000" w:rsidRPr="00000000" w14:paraId="0000004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15</w:t>
            </w:r>
          </w:p>
        </w:tc>
        <w:tc>
          <w:tcPr/>
          <w:p w:rsidR="00000000" w:rsidDel="00000000" w:rsidP="00000000" w:rsidRDefault="00000000" w:rsidRPr="00000000" w14:paraId="0000004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r>
        <w:trPr>
          <w:cantSplit w:val="0"/>
          <w:tblHeader w:val="0"/>
        </w:trPr>
        <w:tc>
          <w:tcPr/>
          <w:p w:rsidR="00000000" w:rsidDel="00000000" w:rsidP="00000000" w:rsidRDefault="00000000" w:rsidRPr="00000000" w14:paraId="0000004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Alex</w:t>
            </w:r>
          </w:p>
        </w:tc>
        <w:tc>
          <w:tcPr/>
          <w:p w:rsidR="00000000" w:rsidDel="00000000" w:rsidP="00000000" w:rsidRDefault="00000000" w:rsidRPr="00000000" w14:paraId="0000004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14</w:t>
            </w:r>
          </w:p>
        </w:tc>
        <w:tc>
          <w:tcPr/>
          <w:p w:rsidR="00000000" w:rsidDel="00000000" w:rsidP="00000000" w:rsidRDefault="00000000" w:rsidRPr="00000000" w14:paraId="0000004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r>
        <w:trPr>
          <w:cantSplit w:val="0"/>
          <w:tblHeader w:val="0"/>
        </w:trPr>
        <w:tc>
          <w:tcPr/>
          <w:p w:rsidR="00000000" w:rsidDel="00000000" w:rsidP="00000000" w:rsidRDefault="00000000" w:rsidRPr="00000000" w14:paraId="0000004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Stuart</w:t>
            </w:r>
          </w:p>
        </w:tc>
        <w:tc>
          <w:tcPr/>
          <w:p w:rsidR="00000000" w:rsidDel="00000000" w:rsidP="00000000" w:rsidRDefault="00000000" w:rsidRPr="00000000" w14:paraId="0000004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17</w:t>
            </w:r>
          </w:p>
        </w:tc>
        <w:tc>
          <w:tcPr/>
          <w:p w:rsidR="00000000" w:rsidDel="00000000" w:rsidP="00000000" w:rsidRDefault="00000000" w:rsidRPr="00000000" w14:paraId="0000004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Using the First Normal Form, data redundancy increases, as there will be many columns with same data in multiple rows but each row as a whole will be unique. </w:t>
      </w:r>
    </w:p>
    <w:p w:rsidR="00000000" w:rsidDel="00000000" w:rsidP="00000000" w:rsidRDefault="00000000" w:rsidRPr="00000000" w14:paraId="0000004F">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Example2</w:t>
      </w:r>
      <w:r w:rsidDel="00000000" w:rsidR="00000000" w:rsidRPr="00000000">
        <w:rPr>
          <w:rFonts w:ascii="Times New Roman" w:cs="Times New Roman" w:eastAsia="Times New Roman" w:hAnsi="Times New Roman"/>
          <w:sz w:val="32"/>
          <w:szCs w:val="32"/>
          <w:rtl w:val="0"/>
        </w:rPr>
        <w:t xml:space="preserve">: Suppose a company wants to store the names and contact details of its employees. It creates a table that looks like this:</w:t>
      </w:r>
    </w:p>
    <w:tbl>
      <w:tblPr>
        <w:tblStyle w:val="Table4"/>
        <w:tblW w:w="6365.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1119"/>
        <w:gridCol w:w="1584"/>
        <w:gridCol w:w="1886"/>
        <w:gridCol w:w="1776"/>
        <w:tblGridChange w:id="0">
          <w:tblGrid>
            <w:gridCol w:w="1119"/>
            <w:gridCol w:w="1584"/>
            <w:gridCol w:w="1886"/>
            <w:gridCol w:w="17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emp_name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emp_address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Herschel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New Delhi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8912312390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Kanpur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8812121212</w:t>
            </w:r>
          </w:p>
          <w:p w:rsidR="00000000" w:rsidDel="00000000" w:rsidP="00000000" w:rsidRDefault="00000000" w:rsidRPr="00000000" w14:paraId="0000005C">
            <w:pPr>
              <w:pageBreakBefore w:val="0"/>
              <w:spacing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9900012222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7778881212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Bangalore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9990000123</w:t>
            </w:r>
          </w:p>
          <w:p w:rsidR="00000000" w:rsidDel="00000000" w:rsidP="00000000" w:rsidRDefault="00000000" w:rsidRPr="00000000" w14:paraId="00000065">
            <w:pPr>
              <w:pageBreakBefore w:val="0"/>
              <w:spacing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8123450987</w:t>
            </w:r>
          </w:p>
        </w:tc>
      </w:tr>
    </w:tbl>
    <w:p w:rsidR="00000000" w:rsidDel="00000000" w:rsidP="00000000" w:rsidRDefault="00000000" w:rsidRPr="00000000" w14:paraId="00000066">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Two employees (Jon &amp; Lester) are having two mobile numbers so the company stored them in the same field as you can see in the table above.</w:t>
      </w:r>
    </w:p>
    <w:p w:rsidR="00000000" w:rsidDel="00000000" w:rsidP="00000000" w:rsidRDefault="00000000" w:rsidRPr="00000000" w14:paraId="00000067">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table is </w:t>
      </w:r>
      <w:r w:rsidDel="00000000" w:rsidR="00000000" w:rsidRPr="00000000">
        <w:rPr>
          <w:rFonts w:ascii="Times New Roman" w:cs="Times New Roman" w:eastAsia="Times New Roman" w:hAnsi="Times New Roman"/>
          <w:b w:val="1"/>
          <w:sz w:val="32"/>
          <w:szCs w:val="32"/>
          <w:rtl w:val="0"/>
        </w:rPr>
        <w:t xml:space="preserve">not in 1NF </w:t>
      </w:r>
      <w:r w:rsidDel="00000000" w:rsidR="00000000" w:rsidRPr="00000000">
        <w:rPr>
          <w:rFonts w:ascii="Times New Roman" w:cs="Times New Roman" w:eastAsia="Times New Roman" w:hAnsi="Times New Roman"/>
          <w:sz w:val="32"/>
          <w:szCs w:val="32"/>
          <w:rtl w:val="0"/>
        </w:rPr>
        <w:t xml:space="preserve">as the rule says “each attribute of a table must have atomic (single) values”, the emp_mobile values for employees Jon &amp; Lester violates that rule.</w:t>
      </w:r>
    </w:p>
    <w:p w:rsidR="00000000" w:rsidDel="00000000" w:rsidP="00000000" w:rsidRDefault="00000000" w:rsidRPr="00000000" w14:paraId="00000068">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make the table complies with 1NF we should have the data like this:</w:t>
      </w:r>
    </w:p>
    <w:p w:rsidR="00000000" w:rsidDel="00000000" w:rsidP="00000000" w:rsidRDefault="00000000" w:rsidRPr="00000000" w14:paraId="00000069">
      <w:pPr>
        <w:pageBreakBefore w:val="0"/>
        <w:spacing w:after="280" w:before="28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A">
      <w:pPr>
        <w:pageBreakBefore w:val="0"/>
        <w:spacing w:after="280" w:before="280" w:line="240" w:lineRule="auto"/>
        <w:rPr>
          <w:rFonts w:ascii="Times New Roman" w:cs="Times New Roman" w:eastAsia="Times New Roman" w:hAnsi="Times New Roman"/>
          <w:sz w:val="32"/>
          <w:szCs w:val="32"/>
        </w:rPr>
      </w:pPr>
      <w:r w:rsidDel="00000000" w:rsidR="00000000" w:rsidRPr="00000000">
        <w:rPr>
          <w:rtl w:val="0"/>
        </w:rPr>
      </w:r>
    </w:p>
    <w:tbl>
      <w:tblPr>
        <w:tblStyle w:val="Table5"/>
        <w:tblW w:w="6025.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400"/>
      </w:tblPr>
      <w:tblGrid>
        <w:gridCol w:w="1065"/>
        <w:gridCol w:w="1494"/>
        <w:gridCol w:w="1761"/>
        <w:gridCol w:w="1705"/>
        <w:tblGridChange w:id="0">
          <w:tblGrid>
            <w:gridCol w:w="1065"/>
            <w:gridCol w:w="1494"/>
            <w:gridCol w:w="1761"/>
            <w:gridCol w:w="17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emp_id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emp_name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emp_address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emp_mobile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Herschel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New Delhi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8912312390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Kanpur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8812121212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Kanpur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9900012222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7778881212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Bangalore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9990000123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Lester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Bangalore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8123450987</w:t>
            </w:r>
          </w:p>
        </w:tc>
      </w:tr>
    </w:tbl>
    <w:p w:rsidR="00000000" w:rsidDel="00000000" w:rsidP="00000000" w:rsidRDefault="00000000" w:rsidRPr="00000000" w14:paraId="00000087">
      <w:pPr>
        <w:pageBreakBefore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pageBreakBefore w:val="0"/>
        <w:rPr>
          <w:sz w:val="36"/>
          <w:szCs w:val="36"/>
          <w:u w:val="single"/>
        </w:rPr>
      </w:pPr>
      <w:r w:rsidDel="00000000" w:rsidR="00000000" w:rsidRPr="00000000">
        <w:rPr>
          <w:sz w:val="36"/>
          <w:szCs w:val="36"/>
          <w:u w:val="single"/>
          <w:rtl w:val="0"/>
        </w:rPr>
        <w:t xml:space="preserve">2.2 Second Normal Form (2NF)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32"/>
              <w:szCs w:val="32"/>
              <w:u w:val="none"/>
              <w:shd w:fill="auto" w:val="clear"/>
              <w:vertAlign w:val="baseline"/>
              <w:rtl w:val="0"/>
            </w:rPr>
            <w:t xml:space="preserve">Before we learn about the second normal form, we need to understand the following −</w:t>
          </w:r>
        </w:sdtContent>
      </w:sdt>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Prime attribute</w:t>
      </w:r>
      <w:sdt>
        <w:sdtPr>
          <w:tag w:val="goog_rdk_1"/>
        </w:sdtPr>
        <w:sdtContent>
          <w:r w:rsidDel="00000000" w:rsidR="00000000" w:rsidRPr="00000000">
            <w:rPr>
              <w:rFonts w:ascii="Gungsuh" w:cs="Gungsuh" w:eastAsia="Gungsuh" w:hAnsi="Gungsuh"/>
              <w:b w:val="0"/>
              <w:i w:val="0"/>
              <w:smallCaps w:val="0"/>
              <w:strike w:val="0"/>
              <w:color w:val="000000"/>
              <w:sz w:val="32"/>
              <w:szCs w:val="32"/>
              <w:u w:val="none"/>
              <w:shd w:fill="auto" w:val="clear"/>
              <w:vertAlign w:val="baseline"/>
              <w:rtl w:val="0"/>
            </w:rPr>
            <w:t xml:space="preserve"> − An attribute, which is a part of the prime-key, is known as a prime attribute.</w:t>
          </w:r>
        </w:sdtContent>
      </w:sdt>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Non-prime attribute</w:t>
      </w:r>
      <w:sdt>
        <w:sdtPr>
          <w:tag w:val="goog_rdk_2"/>
        </w:sdtPr>
        <w:sdtContent>
          <w:r w:rsidDel="00000000" w:rsidR="00000000" w:rsidRPr="00000000">
            <w:rPr>
              <w:rFonts w:ascii="Gungsuh" w:cs="Gungsuh" w:eastAsia="Gungsuh" w:hAnsi="Gungsuh"/>
              <w:b w:val="0"/>
              <w:i w:val="0"/>
              <w:smallCaps w:val="0"/>
              <w:strike w:val="0"/>
              <w:color w:val="000000"/>
              <w:sz w:val="32"/>
              <w:szCs w:val="32"/>
              <w:u w:val="none"/>
              <w:shd w:fill="auto" w:val="clear"/>
              <w:vertAlign w:val="baseline"/>
              <w:rtl w:val="0"/>
            </w:rPr>
            <w:t xml:space="preserve"> − An attribute, which is not a part of the prime-key, is said to be a non-prime attribute.</w:t>
          </w:r>
        </w:sdtContent>
      </w:sdt>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If we follow second normal form, then every non-prime attribute should be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fully functionally dependen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 on prime key attribute.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4"/>
          <w:szCs w:val="44"/>
          <w:u w:val="none"/>
          <w:shd w:fill="auto" w:val="clear"/>
          <w:vertAlign w:val="baseline"/>
          <w:rtl w:val="0"/>
        </w:rPr>
        <w:t xml:space="preserve">Now What is Functional Dependency???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functional dependency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occurs when one attribute in a relation uniquely determines another attribute. This can be written A -&gt; B which would be the same as stating "B is functionally dependent upon A."</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Also Known As: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Database Dependency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Examples: </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a table listing employee characteristics including Social Security Number (SSN) and name, it can be said that name is functionally dependent upon SSN (or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SSN -&gt; name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because an employee's name can be uniquely determined from their SSN.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However, the reverse statement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name -&gt; SSN)</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is not true because more than one employee can have the same name but different SSNs.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280"/>
        </w:tabs>
        <w:spacing w:after="20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Functional Depedency </w:t>
        <w:tab/>
        <w:t xml:space="preserve">Fully Functional dependency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1968500</wp:posOffset>
                </wp:positionH>
                <wp:positionV relativeFrom="paragraph">
                  <wp:posOffset>203200</wp:posOffset>
                </wp:positionV>
                <wp:extent cx="1679575" cy="288925"/>
                <wp:effectExtent b="0" l="0" r="0" t="0"/>
                <wp:wrapNone/>
                <wp:docPr id="21" name=""/>
                <a:graphic>
                  <a:graphicData uri="http://schemas.microsoft.com/office/word/2010/wordprocessingShape">
                    <wps:wsp>
                      <wps:cNvSpPr/>
                      <wps:cNvPr id="2" name="Shape 2"/>
                      <wps:spPr>
                        <a:xfrm>
                          <a:off x="4512563" y="3641888"/>
                          <a:ext cx="1666875" cy="276225"/>
                        </a:xfrm>
                        <a:custGeom>
                          <a:rect b="b" l="l" r="r" t="t"/>
                          <a:pathLst>
                            <a:path extrusionOk="0" h="276225" w="1666875">
                              <a:moveTo>
                                <a:pt x="0" y="0"/>
                              </a:moveTo>
                              <a:lnTo>
                                <a:pt x="1666875" y="276225"/>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1968500</wp:posOffset>
                </wp:positionH>
                <wp:positionV relativeFrom="paragraph">
                  <wp:posOffset>203200</wp:posOffset>
                </wp:positionV>
                <wp:extent cx="1679575" cy="288925"/>
                <wp:effectExtent b="0" l="0" r="0" t="0"/>
                <wp:wrapNone/>
                <wp:docPr id="2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79575" cy="28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2057400</wp:posOffset>
                </wp:positionH>
                <wp:positionV relativeFrom="paragraph">
                  <wp:posOffset>114300</wp:posOffset>
                </wp:positionV>
                <wp:extent cx="1266825" cy="25400"/>
                <wp:effectExtent b="0" l="0" r="0" t="0"/>
                <wp:wrapNone/>
                <wp:docPr id="22" name=""/>
                <a:graphic>
                  <a:graphicData uri="http://schemas.microsoft.com/office/word/2010/wordprocessingShape">
                    <wps:wsp>
                      <wps:cNvSpPr/>
                      <wps:cNvPr id="3" name="Shape 3"/>
                      <wps:spPr>
                        <a:xfrm>
                          <a:off x="4712588" y="3780000"/>
                          <a:ext cx="1266825" cy="0"/>
                        </a:xfrm>
                        <a:custGeom>
                          <a:rect b="b" l="l" r="r" t="t"/>
                          <a:pathLst>
                            <a:path extrusionOk="0" h="1" w="1266825">
                              <a:moveTo>
                                <a:pt x="0" y="0"/>
                              </a:moveTo>
                              <a:lnTo>
                                <a:pt x="1266825" y="0"/>
                              </a:lnTo>
                            </a:path>
                          </a:pathLst>
                        </a:custGeom>
                        <a:solidFill>
                          <a:srgbClr val="FFFFFF"/>
                        </a:solidFill>
                        <a:ln cap="flat" cmpd="sng" w="12700">
                          <a:solidFill>
                            <a:srgbClr val="000000"/>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2057400</wp:posOffset>
                </wp:positionH>
                <wp:positionV relativeFrom="paragraph">
                  <wp:posOffset>114300</wp:posOffset>
                </wp:positionV>
                <wp:extent cx="1266825" cy="25400"/>
                <wp:effectExtent b="0" l="0" r="0" t="0"/>
                <wp:wrapNone/>
                <wp:docPr id="2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66825" cy="25400"/>
                        </a:xfrm>
                        <a:prstGeom prst="rect"/>
                        <a:ln/>
                      </pic:spPr>
                    </pic:pic>
                  </a:graphicData>
                </a:graphic>
              </wp:anchor>
            </w:drawing>
          </mc:Fallback>
        </mc:AlternateContent>
      </w:r>
    </w:p>
    <w:p w:rsidR="00000000" w:rsidDel="00000000" w:rsidP="00000000" w:rsidRDefault="00000000" w:rsidRPr="00000000" w14:paraId="00000093">
      <w:pPr>
        <w:pageBreakBefore w:val="0"/>
        <w:tabs>
          <w:tab w:val="left" w:leader="none" w:pos="5655"/>
        </w:tabs>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t xml:space="preserve">Partial dependency</w:t>
      </w:r>
    </w:p>
    <w:p w:rsidR="00000000" w:rsidDel="00000000" w:rsidP="00000000" w:rsidRDefault="00000000" w:rsidRPr="00000000" w14:paraId="00000094">
      <w:pPr>
        <w:pageBreakBefore w:val="0"/>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pageBreakBefore w:val="0"/>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w:t>
      </w:r>
      <w:r w:rsidDel="00000000" w:rsidR="00000000" w:rsidRPr="00000000">
        <w:rPr>
          <w:rFonts w:ascii="Times New Roman" w:cs="Times New Roman" w:eastAsia="Times New Roman" w:hAnsi="Times New Roman"/>
          <w:b w:val="1"/>
          <w:sz w:val="32"/>
          <w:szCs w:val="32"/>
          <w:rtl w:val="0"/>
        </w:rPr>
        <w:t xml:space="preserve">fully functionally dependent </w:t>
      </w:r>
      <w:r w:rsidDel="00000000" w:rsidR="00000000" w:rsidRPr="00000000">
        <w:rPr>
          <w:rFonts w:ascii="Times New Roman" w:cs="Times New Roman" w:eastAsia="Times New Roman" w:hAnsi="Times New Roman"/>
          <w:sz w:val="32"/>
          <w:szCs w:val="32"/>
          <w:rtl w:val="0"/>
        </w:rPr>
        <w:t xml:space="preserve">mostly applies to composite primary keys. It basically means that the attribute needs to be functionally dependent on the whole primary key (not one of its parts). For example, some applications use first name, last name, and date of birth as a composite primary key. Every attribute in that record needs to depend on all first name, last name, and date of birth.</w:t>
      </w:r>
    </w:p>
    <w:p w:rsidR="00000000" w:rsidDel="00000000" w:rsidP="00000000" w:rsidRDefault="00000000" w:rsidRPr="00000000" w14:paraId="00000097">
      <w:pPr>
        <w:pageBreakBefore w:val="0"/>
        <w:spacing w:after="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full functional dependency occurs when you already meet the requirements for a </w:t>
      </w:r>
      <w:hyperlink r:id="rId9">
        <w:r w:rsidDel="00000000" w:rsidR="00000000" w:rsidRPr="00000000">
          <w:rPr>
            <w:rFonts w:ascii="Times New Roman" w:cs="Times New Roman" w:eastAsia="Times New Roman" w:hAnsi="Times New Roman"/>
            <w:sz w:val="32"/>
            <w:szCs w:val="32"/>
            <w:rtl w:val="0"/>
          </w:rPr>
          <w:t xml:space="preserve">functional dependency</w:t>
        </w:r>
      </w:hyperlink>
      <w:r w:rsidDel="00000000" w:rsidR="00000000" w:rsidRPr="00000000">
        <w:rPr>
          <w:rFonts w:ascii="Times New Roman" w:cs="Times New Roman" w:eastAsia="Times New Roman" w:hAnsi="Times New Roman"/>
          <w:sz w:val="32"/>
          <w:szCs w:val="32"/>
          <w:rtl w:val="0"/>
        </w:rPr>
        <w:t xml:space="preserve"> and the set of attributes on the left side of the functional dependency statement cannot be reduced any farther.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For example,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“{SSN, </w:t>
      </w:r>
      <w:r w:rsidDel="00000000" w:rsidR="00000000" w:rsidRPr="00000000">
        <w:rPr>
          <w:rFonts w:ascii="Times New Roman" w:cs="Times New Roman" w:eastAsia="Times New Roman" w:hAnsi="Times New Roman"/>
          <w:b w:val="1"/>
          <w:sz w:val="32"/>
          <w:szCs w:val="32"/>
          <w:rtl w:val="0"/>
        </w:rPr>
        <w:t xml:space="preserve">age</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-&gt; name”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is a functional dependency, but it is not a full functional dependency because you can remove age from the left side of the statement without impacting the dependency relationship.</w:t>
      </w:r>
    </w:p>
    <w:p w:rsidR="00000000" w:rsidDel="00000000" w:rsidP="00000000" w:rsidRDefault="00000000" w:rsidRPr="00000000" w14:paraId="00000099">
      <w:pPr>
        <w:pageBreakBefore w:val="0"/>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Let R be </w:t>
        <w:br w:type="textWrapping"/>
      </w:r>
      <w:r w:rsidDel="00000000" w:rsidR="00000000" w:rsidRPr="00000000">
        <w:rPr>
          <w:rFonts w:ascii="Times New Roman" w:cs="Times New Roman" w:eastAsia="Times New Roman" w:hAnsi="Times New Roman"/>
          <w:b w:val="1"/>
          <w:sz w:val="32"/>
          <w:szCs w:val="32"/>
          <w:rtl w:val="0"/>
        </w:rPr>
        <w:t xml:space="preserve">NewStudent(stuId, lastName, major, credits, status, socSecNo)</w:t>
      </w:r>
    </w:p>
    <w:p w:rsidR="00000000" w:rsidDel="00000000" w:rsidP="00000000" w:rsidRDefault="00000000" w:rsidRPr="00000000" w14:paraId="0000009A">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FDs in R include</w:t>
      </w:r>
    </w:p>
    <w:p w:rsidR="00000000" w:rsidDel="00000000" w:rsidP="00000000" w:rsidRDefault="00000000" w:rsidRPr="00000000" w14:paraId="0000009B">
      <w:pPr>
        <w:pageBreakBefore w:val="0"/>
        <w:numPr>
          <w:ilvl w:val="0"/>
          <w:numId w:val="5"/>
        </w:numPr>
        <w:spacing w:after="0" w:before="280" w:line="240" w:lineRule="auto"/>
        <w:ind w:left="720" w:hanging="360"/>
        <w:rPr>
          <w:rFonts w:ascii="Times New Roman" w:cs="Times New Roman" w:eastAsia="Times New Roman" w:hAnsi="Times New Roman"/>
          <w:sz w:val="32"/>
          <w:szCs w:val="32"/>
        </w:rPr>
      </w:pPr>
      <w:sdt>
        <w:sdtPr>
          <w:tag w:val="goog_rdk_3"/>
        </w:sdtPr>
        <w:sdtContent>
          <w:r w:rsidDel="00000000" w:rsidR="00000000" w:rsidRPr="00000000">
            <w:rPr>
              <w:rFonts w:ascii="Cardo" w:cs="Cardo" w:eastAsia="Cardo" w:hAnsi="Cardo"/>
              <w:sz w:val="32"/>
              <w:szCs w:val="32"/>
              <w:rtl w:val="0"/>
            </w:rPr>
            <w:t xml:space="preserve">{stuId}→{lastName}, but not the reverse</w:t>
          </w:r>
        </w:sdtContent>
      </w:sdt>
    </w:p>
    <w:p w:rsidR="00000000" w:rsidDel="00000000" w:rsidP="00000000" w:rsidRDefault="00000000" w:rsidRPr="00000000" w14:paraId="0000009C">
      <w:pPr>
        <w:pageBreakBefore w:val="0"/>
        <w:numPr>
          <w:ilvl w:val="0"/>
          <w:numId w:val="5"/>
        </w:numPr>
        <w:spacing w:after="0" w:before="0" w:line="240" w:lineRule="auto"/>
        <w:ind w:left="720" w:hanging="360"/>
        <w:rPr>
          <w:rFonts w:ascii="Times New Roman" w:cs="Times New Roman" w:eastAsia="Times New Roman" w:hAnsi="Times New Roman"/>
          <w:sz w:val="32"/>
          <w:szCs w:val="32"/>
        </w:rPr>
      </w:pPr>
      <w:sdt>
        <w:sdtPr>
          <w:tag w:val="goog_rdk_4"/>
        </w:sdtPr>
        <w:sdtContent>
          <w:r w:rsidDel="00000000" w:rsidR="00000000" w:rsidRPr="00000000">
            <w:rPr>
              <w:rFonts w:ascii="Cardo" w:cs="Cardo" w:eastAsia="Cardo" w:hAnsi="Cardo"/>
              <w:sz w:val="32"/>
              <w:szCs w:val="32"/>
              <w:rtl w:val="0"/>
            </w:rPr>
            <w:t xml:space="preserve">{stuId} →{lastName, major, credits, status, socSecNo, stuId} </w:t>
          </w:r>
        </w:sdtContent>
      </w:sdt>
    </w:p>
    <w:p w:rsidR="00000000" w:rsidDel="00000000" w:rsidP="00000000" w:rsidRDefault="00000000" w:rsidRPr="00000000" w14:paraId="0000009D">
      <w:pPr>
        <w:pageBreakBefore w:val="0"/>
        <w:numPr>
          <w:ilvl w:val="0"/>
          <w:numId w:val="5"/>
        </w:numPr>
        <w:spacing w:after="0" w:before="0" w:line="240" w:lineRule="auto"/>
        <w:ind w:left="720" w:hanging="360"/>
        <w:rPr>
          <w:rFonts w:ascii="Times New Roman" w:cs="Times New Roman" w:eastAsia="Times New Roman" w:hAnsi="Times New Roman"/>
          <w:sz w:val="32"/>
          <w:szCs w:val="32"/>
        </w:rPr>
      </w:pPr>
      <w:sdt>
        <w:sdtPr>
          <w:tag w:val="goog_rdk_5"/>
        </w:sdtPr>
        <w:sdtContent>
          <w:r w:rsidDel="00000000" w:rsidR="00000000" w:rsidRPr="00000000">
            <w:rPr>
              <w:rFonts w:ascii="Cardo" w:cs="Cardo" w:eastAsia="Cardo" w:hAnsi="Cardo"/>
              <w:sz w:val="32"/>
              <w:szCs w:val="32"/>
              <w:rtl w:val="0"/>
            </w:rPr>
            <w:t xml:space="preserve">{socSecNo} →{stuId, lastName, major, credits, status, socSecNo}</w:t>
          </w:r>
        </w:sdtContent>
      </w:sdt>
    </w:p>
    <w:p w:rsidR="00000000" w:rsidDel="00000000" w:rsidP="00000000" w:rsidRDefault="00000000" w:rsidRPr="00000000" w14:paraId="0000009E">
      <w:pPr>
        <w:pageBreakBefore w:val="0"/>
        <w:numPr>
          <w:ilvl w:val="0"/>
          <w:numId w:val="5"/>
        </w:numPr>
        <w:spacing w:after="280" w:before="0" w:line="240" w:lineRule="auto"/>
        <w:ind w:left="720" w:hanging="360"/>
        <w:rPr>
          <w:rFonts w:ascii="Times New Roman" w:cs="Times New Roman" w:eastAsia="Times New Roman" w:hAnsi="Times New Roman"/>
          <w:sz w:val="32"/>
          <w:szCs w:val="32"/>
        </w:rPr>
      </w:pPr>
      <w:sdt>
        <w:sdtPr>
          <w:tag w:val="goog_rdk_6"/>
        </w:sdtPr>
        <w:sdtContent>
          <w:r w:rsidDel="00000000" w:rsidR="00000000" w:rsidRPr="00000000">
            <w:rPr>
              <w:rFonts w:ascii="Cardo" w:cs="Cardo" w:eastAsia="Cardo" w:hAnsi="Cardo"/>
              <w:sz w:val="32"/>
              <w:szCs w:val="32"/>
              <w:rtl w:val="0"/>
            </w:rPr>
            <w:t xml:space="preserve">{credits}→{status}, but not {status}→{credits} </w:t>
          </w:r>
        </w:sdtContent>
      </w:sdt>
    </w:p>
    <w:p w:rsidR="00000000" w:rsidDel="00000000" w:rsidP="00000000" w:rsidRDefault="00000000" w:rsidRPr="00000000" w14:paraId="0000009F">
      <w:pPr>
        <w:pageBreakBefore w:val="0"/>
        <w:spacing w:after="0" w:line="240" w:lineRule="auto"/>
        <w:rPr>
          <w:rFonts w:ascii="Times New Roman" w:cs="Times New Roman" w:eastAsia="Times New Roman" w:hAnsi="Times New Roman"/>
          <w:sz w:val="32"/>
          <w:szCs w:val="32"/>
        </w:rPr>
      </w:pPr>
      <w:sdt>
        <w:sdtPr>
          <w:tag w:val="goog_rdk_7"/>
        </w:sdtPr>
        <w:sdtContent>
          <w:r w:rsidDel="00000000" w:rsidR="00000000" w:rsidRPr="00000000">
            <w:rPr>
              <w:rFonts w:ascii="Cardo" w:cs="Cardo" w:eastAsia="Cardo" w:hAnsi="Cardo"/>
              <w:sz w:val="32"/>
              <w:szCs w:val="32"/>
              <w:rtl w:val="0"/>
            </w:rPr>
            <w:t xml:space="preserve">ZipCode→AddressCity</w:t>
          </w:r>
        </w:sdtContent>
      </w:sdt>
    </w:p>
    <w:p w:rsidR="00000000" w:rsidDel="00000000" w:rsidP="00000000" w:rsidRDefault="00000000" w:rsidRPr="00000000" w14:paraId="000000A0">
      <w:pPr>
        <w:pageBreakBefore w:val="0"/>
        <w:numPr>
          <w:ilvl w:val="0"/>
          <w:numId w:val="7"/>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16652 is Huntingdon’s ZIP</w:t>
      </w:r>
    </w:p>
    <w:p w:rsidR="00000000" w:rsidDel="00000000" w:rsidP="00000000" w:rsidRDefault="00000000" w:rsidRPr="00000000" w14:paraId="000000A1">
      <w:pPr>
        <w:pageBreakBefore w:val="0"/>
        <w:spacing w:after="0" w:line="240" w:lineRule="auto"/>
        <w:rPr>
          <w:rFonts w:ascii="Times New Roman" w:cs="Times New Roman" w:eastAsia="Times New Roman" w:hAnsi="Times New Roman"/>
          <w:sz w:val="32"/>
          <w:szCs w:val="32"/>
        </w:rPr>
      </w:pPr>
      <w:sdt>
        <w:sdtPr>
          <w:tag w:val="goog_rdk_8"/>
        </w:sdtPr>
        <w:sdtContent>
          <w:r w:rsidDel="00000000" w:rsidR="00000000" w:rsidRPr="00000000">
            <w:rPr>
              <w:rFonts w:ascii="Cardo" w:cs="Cardo" w:eastAsia="Cardo" w:hAnsi="Cardo"/>
              <w:sz w:val="32"/>
              <w:szCs w:val="32"/>
              <w:rtl w:val="0"/>
            </w:rPr>
            <w:t xml:space="preserve">ArtistName→BirthYear</w:t>
          </w:r>
        </w:sdtContent>
      </w:sdt>
    </w:p>
    <w:p w:rsidR="00000000" w:rsidDel="00000000" w:rsidP="00000000" w:rsidRDefault="00000000" w:rsidRPr="00000000" w14:paraId="000000A2">
      <w:pPr>
        <w:pageBreakBefore w:val="0"/>
        <w:numPr>
          <w:ilvl w:val="0"/>
          <w:numId w:val="4"/>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Picasso was born in 1881</w:t>
      </w:r>
    </w:p>
    <w:p w:rsidR="00000000" w:rsidDel="00000000" w:rsidP="00000000" w:rsidRDefault="00000000" w:rsidRPr="00000000" w14:paraId="000000A3">
      <w:pPr>
        <w:pageBreakBefore w:val="0"/>
        <w:spacing w:after="0" w:line="240" w:lineRule="auto"/>
        <w:rPr>
          <w:rFonts w:ascii="Times New Roman" w:cs="Times New Roman" w:eastAsia="Times New Roman" w:hAnsi="Times New Roman"/>
          <w:sz w:val="32"/>
          <w:szCs w:val="32"/>
        </w:rPr>
      </w:pPr>
      <w:sdt>
        <w:sdtPr>
          <w:tag w:val="goog_rdk_9"/>
        </w:sdtPr>
        <w:sdtContent>
          <w:r w:rsidDel="00000000" w:rsidR="00000000" w:rsidRPr="00000000">
            <w:rPr>
              <w:rFonts w:ascii="Cardo" w:cs="Cardo" w:eastAsia="Cardo" w:hAnsi="Cardo"/>
              <w:sz w:val="32"/>
              <w:szCs w:val="32"/>
              <w:rtl w:val="0"/>
            </w:rPr>
            <w:t xml:space="preserve">Autobrand→Manufacturer, Engine type</w:t>
          </w:r>
        </w:sdtContent>
      </w:sdt>
    </w:p>
    <w:p w:rsidR="00000000" w:rsidDel="00000000" w:rsidP="00000000" w:rsidRDefault="00000000" w:rsidRPr="00000000" w14:paraId="000000A4">
      <w:pPr>
        <w:pageBreakBefore w:val="0"/>
        <w:numPr>
          <w:ilvl w:val="0"/>
          <w:numId w:val="6"/>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Pontiac is built by General Motors with gasoline engine</w:t>
      </w:r>
    </w:p>
    <w:p w:rsidR="00000000" w:rsidDel="00000000" w:rsidP="00000000" w:rsidRDefault="00000000" w:rsidRPr="00000000" w14:paraId="000000A5">
      <w:pPr>
        <w:pageBreakBefore w:val="0"/>
        <w:spacing w:after="0" w:line="240" w:lineRule="auto"/>
        <w:rPr>
          <w:rFonts w:ascii="Times New Roman" w:cs="Times New Roman" w:eastAsia="Times New Roman" w:hAnsi="Times New Roman"/>
          <w:sz w:val="32"/>
          <w:szCs w:val="32"/>
        </w:rPr>
      </w:pPr>
      <w:sdt>
        <w:sdtPr>
          <w:tag w:val="goog_rdk_10"/>
        </w:sdtPr>
        <w:sdtContent>
          <w:r w:rsidDel="00000000" w:rsidR="00000000" w:rsidRPr="00000000">
            <w:rPr>
              <w:rFonts w:ascii="Cardo" w:cs="Cardo" w:eastAsia="Cardo" w:hAnsi="Cardo"/>
              <w:sz w:val="32"/>
              <w:szCs w:val="32"/>
              <w:rtl w:val="0"/>
            </w:rPr>
            <w:t xml:space="preserve">Author, Title→PublDate</w:t>
          </w:r>
        </w:sdtContent>
      </w:sdt>
    </w:p>
    <w:p w:rsidR="00000000" w:rsidDel="00000000" w:rsidP="00000000" w:rsidRDefault="00000000" w:rsidRPr="00000000" w14:paraId="000000A6">
      <w:pPr>
        <w:pageBreakBefore w:val="0"/>
        <w:numPr>
          <w:ilvl w:val="0"/>
          <w:numId w:val="8"/>
        </w:numPr>
        <w:spacing w:after="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Shakespeare’s Hamlet was published in 1600</w:t>
      </w:r>
    </w:p>
    <w:p w:rsidR="00000000" w:rsidDel="00000000" w:rsidP="00000000" w:rsidRDefault="00000000" w:rsidRPr="00000000" w14:paraId="000000A7">
      <w:pPr>
        <w:pageBreakBefore w:val="0"/>
        <w:spacing w:after="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pageBreakBefore w:val="0"/>
        <w:spacing w:after="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Example1:</w:t>
      </w:r>
      <w:r w:rsidDel="00000000" w:rsidR="00000000" w:rsidRPr="00000000">
        <w:rPr>
          <w:sz w:val="32"/>
          <w:szCs w:val="32"/>
        </w:rPr>
        <w:drawing>
          <wp:inline distB="0" distT="0" distL="0" distR="0">
            <wp:extent cx="5244571" cy="1038225"/>
            <wp:effectExtent b="0" l="0" r="0" t="0"/>
            <wp:docPr descr="Relation not in 2NF" id="23" name="image1.png"/>
            <a:graphic>
              <a:graphicData uri="http://schemas.openxmlformats.org/drawingml/2006/picture">
                <pic:pic>
                  <pic:nvPicPr>
                    <pic:cNvPr descr="Relation not in 2NF" id="0" name="image1.png"/>
                    <pic:cNvPicPr preferRelativeResize="0"/>
                  </pic:nvPicPr>
                  <pic:blipFill>
                    <a:blip r:embed="rId10"/>
                    <a:srcRect b="0" l="0" r="0" t="0"/>
                    <a:stretch>
                      <a:fillRect/>
                    </a:stretch>
                  </pic:blipFill>
                  <pic:spPr>
                    <a:xfrm>
                      <a:off x="0" y="0"/>
                      <a:ext cx="5244571"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We see here in Student_Project relation that the prime key attributes are Stu_ID and Proj_ID. According to the rule, non-key attributes, i.e. Stu_Name and Proj_Name must be dependent upon both and not on any of the prime key attribute individually. But we find that Stu_Name can be identified by Stu_ID and Proj_Name can be identified by Proj_ID independently. This is called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partial dependency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which is not allowed in Second Normal Form.</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Pr>
        <w:drawing>
          <wp:inline distB="0" distT="0" distL="0" distR="0">
            <wp:extent cx="3810000" cy="1905000"/>
            <wp:effectExtent b="0" l="0" r="0" t="0"/>
            <wp:docPr descr="Relation  in 2NF" id="25" name="image3.png"/>
            <a:graphic>
              <a:graphicData uri="http://schemas.openxmlformats.org/drawingml/2006/picture">
                <pic:pic>
                  <pic:nvPicPr>
                    <pic:cNvPr descr="Relation  in 2NF" id="0" name="image3.png"/>
                    <pic:cNvPicPr preferRelativeResize="0"/>
                  </pic:nvPicPr>
                  <pic:blipFill>
                    <a:blip r:embed="rId11"/>
                    <a:srcRect b="0" l="0" r="0" t="0"/>
                    <a:stretch>
                      <a:fillRect/>
                    </a:stretch>
                  </pic:blipFill>
                  <pic:spPr>
                    <a:xfrm>
                      <a:off x="0" y="0"/>
                      <a:ext cx="381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Example2</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 example of First Normal Form there are two rows for Adam, to include multiple subjects that he has opted for. While this is searchable, and follows First normal form, it is an inefficient use of space. Also in the above Table in First Normal Form, while the candidate key is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Age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of Student only depends on Student column, which is incorrect as per Second Normal Form. To achieve second normal form, it would be helpful to split out the subjects into an independent table, and match them up using the student names as foreign keys.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New Student Table following 2NF will be :</w:t>
      </w:r>
      <w:r w:rsidDel="00000000" w:rsidR="00000000" w:rsidRPr="00000000">
        <w:rPr>
          <w:rtl w:val="0"/>
        </w:rPr>
      </w:r>
    </w:p>
    <w:tbl>
      <w:tblPr>
        <w:tblStyle w:val="Table6"/>
        <w:tblW w:w="1988.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6"/>
        <w:gridCol w:w="723"/>
        <w:tblGridChange w:id="0">
          <w:tblGrid>
            <w:gridCol w:w="1266"/>
            <w:gridCol w:w="723"/>
          </w:tblGrid>
        </w:tblGridChange>
      </w:tblGrid>
      <w:tr>
        <w:trPr>
          <w:cantSplit w:val="0"/>
          <w:tblHeader w:val="0"/>
        </w:trPr>
        <w:tc>
          <w:tcPr/>
          <w:p w:rsidR="00000000" w:rsidDel="00000000" w:rsidP="00000000" w:rsidRDefault="00000000" w:rsidRPr="00000000" w14:paraId="000000AD">
            <w:pPr>
              <w:pageBreakBefore w:val="0"/>
              <w:jc w:val="center"/>
              <w:rPr>
                <w:b w:val="1"/>
                <w:sz w:val="32"/>
                <w:szCs w:val="32"/>
              </w:rPr>
            </w:pPr>
            <w:r w:rsidDel="00000000" w:rsidR="00000000" w:rsidRPr="00000000">
              <w:rPr>
                <w:b w:val="1"/>
                <w:sz w:val="32"/>
                <w:szCs w:val="32"/>
                <w:rtl w:val="0"/>
              </w:rPr>
              <w:t xml:space="preserve">Student</w:t>
            </w:r>
          </w:p>
        </w:tc>
        <w:tc>
          <w:tcPr/>
          <w:p w:rsidR="00000000" w:rsidDel="00000000" w:rsidP="00000000" w:rsidRDefault="00000000" w:rsidRPr="00000000" w14:paraId="000000AE">
            <w:pPr>
              <w:pageBreakBefore w:val="0"/>
              <w:jc w:val="center"/>
              <w:rPr>
                <w:b w:val="1"/>
                <w:sz w:val="32"/>
                <w:szCs w:val="32"/>
              </w:rPr>
            </w:pPr>
            <w:r w:rsidDel="00000000" w:rsidR="00000000" w:rsidRPr="00000000">
              <w:rPr>
                <w:b w:val="1"/>
                <w:sz w:val="32"/>
                <w:szCs w:val="32"/>
                <w:rtl w:val="0"/>
              </w:rPr>
              <w:t xml:space="preserve">Age</w:t>
            </w:r>
          </w:p>
        </w:tc>
      </w:tr>
      <w:tr>
        <w:trPr>
          <w:cantSplit w:val="0"/>
          <w:tblHeader w:val="0"/>
        </w:trPr>
        <w:tc>
          <w:tcPr/>
          <w:p w:rsidR="00000000" w:rsidDel="00000000" w:rsidP="00000000" w:rsidRDefault="00000000" w:rsidRPr="00000000" w14:paraId="000000AF">
            <w:pPr>
              <w:pageBreakBefore w:val="0"/>
              <w:rPr>
                <w:sz w:val="32"/>
                <w:szCs w:val="32"/>
              </w:rPr>
            </w:pPr>
            <w:r w:rsidDel="00000000" w:rsidR="00000000" w:rsidRPr="00000000">
              <w:rPr>
                <w:sz w:val="32"/>
                <w:szCs w:val="32"/>
                <w:rtl w:val="0"/>
              </w:rPr>
              <w:t xml:space="preserve">Adam</w:t>
            </w:r>
          </w:p>
        </w:tc>
        <w:tc>
          <w:tcPr/>
          <w:p w:rsidR="00000000" w:rsidDel="00000000" w:rsidP="00000000" w:rsidRDefault="00000000" w:rsidRPr="00000000" w14:paraId="000000B0">
            <w:pPr>
              <w:pageBreakBefore w:val="0"/>
              <w:rPr>
                <w:sz w:val="32"/>
                <w:szCs w:val="32"/>
              </w:rPr>
            </w:pPr>
            <w:r w:rsidDel="00000000" w:rsidR="00000000" w:rsidRPr="00000000">
              <w:rPr>
                <w:sz w:val="32"/>
                <w:szCs w:val="32"/>
                <w:rtl w:val="0"/>
              </w:rPr>
              <w:t xml:space="preserve">15</w:t>
            </w:r>
          </w:p>
        </w:tc>
      </w:tr>
      <w:tr>
        <w:trPr>
          <w:cantSplit w:val="0"/>
          <w:tblHeader w:val="0"/>
        </w:trPr>
        <w:tc>
          <w:tcPr/>
          <w:p w:rsidR="00000000" w:rsidDel="00000000" w:rsidP="00000000" w:rsidRDefault="00000000" w:rsidRPr="00000000" w14:paraId="000000B1">
            <w:pPr>
              <w:pageBreakBefore w:val="0"/>
              <w:rPr>
                <w:sz w:val="32"/>
                <w:szCs w:val="32"/>
              </w:rPr>
            </w:pPr>
            <w:r w:rsidDel="00000000" w:rsidR="00000000" w:rsidRPr="00000000">
              <w:rPr>
                <w:sz w:val="32"/>
                <w:szCs w:val="32"/>
                <w:rtl w:val="0"/>
              </w:rPr>
              <w:t xml:space="preserve">Alex</w:t>
            </w:r>
          </w:p>
        </w:tc>
        <w:tc>
          <w:tcPr/>
          <w:p w:rsidR="00000000" w:rsidDel="00000000" w:rsidP="00000000" w:rsidRDefault="00000000" w:rsidRPr="00000000" w14:paraId="000000B2">
            <w:pPr>
              <w:pageBreakBefore w:val="0"/>
              <w:rPr>
                <w:sz w:val="32"/>
                <w:szCs w:val="32"/>
              </w:rPr>
            </w:pPr>
            <w:r w:rsidDel="00000000" w:rsidR="00000000" w:rsidRPr="00000000">
              <w:rPr>
                <w:sz w:val="32"/>
                <w:szCs w:val="32"/>
                <w:rtl w:val="0"/>
              </w:rPr>
              <w:t xml:space="preserve">14</w:t>
            </w:r>
          </w:p>
        </w:tc>
      </w:tr>
      <w:tr>
        <w:trPr>
          <w:cantSplit w:val="0"/>
          <w:tblHeader w:val="0"/>
        </w:trPr>
        <w:tc>
          <w:tcPr/>
          <w:p w:rsidR="00000000" w:rsidDel="00000000" w:rsidP="00000000" w:rsidRDefault="00000000" w:rsidRPr="00000000" w14:paraId="000000B3">
            <w:pPr>
              <w:pageBreakBefore w:val="0"/>
              <w:rPr>
                <w:sz w:val="32"/>
                <w:szCs w:val="32"/>
              </w:rPr>
            </w:pPr>
            <w:r w:rsidDel="00000000" w:rsidR="00000000" w:rsidRPr="00000000">
              <w:rPr>
                <w:sz w:val="32"/>
                <w:szCs w:val="32"/>
                <w:rtl w:val="0"/>
              </w:rPr>
              <w:t xml:space="preserve">Stuart</w:t>
            </w:r>
          </w:p>
        </w:tc>
        <w:tc>
          <w:tcPr/>
          <w:p w:rsidR="00000000" w:rsidDel="00000000" w:rsidP="00000000" w:rsidRDefault="00000000" w:rsidRPr="00000000" w14:paraId="000000B4">
            <w:pPr>
              <w:pageBreakBefore w:val="0"/>
              <w:rPr>
                <w:sz w:val="32"/>
                <w:szCs w:val="32"/>
              </w:rPr>
            </w:pPr>
            <w:r w:rsidDel="00000000" w:rsidR="00000000" w:rsidRPr="00000000">
              <w:rPr>
                <w:sz w:val="32"/>
                <w:szCs w:val="32"/>
                <w:rtl w:val="0"/>
              </w:rPr>
              <w:t xml:space="preserve">17</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Student Table the candidate key will be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column, because all other column i.e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Age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is dependent on it.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New Subject Table introduced for 2NF will be :</w:t>
      </w:r>
      <w:r w:rsidDel="00000000" w:rsidR="00000000" w:rsidRPr="00000000">
        <w:rPr>
          <w:rtl w:val="0"/>
        </w:rPr>
      </w:r>
    </w:p>
    <w:tbl>
      <w:tblPr>
        <w:tblStyle w:val="Table7"/>
        <w:tblW w:w="2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6"/>
        <w:gridCol w:w="1199"/>
        <w:tblGridChange w:id="0">
          <w:tblGrid>
            <w:gridCol w:w="1266"/>
            <w:gridCol w:w="1199"/>
          </w:tblGrid>
        </w:tblGridChange>
      </w:tblGrid>
      <w:tr>
        <w:trPr>
          <w:cantSplit w:val="0"/>
          <w:tblHeader w:val="0"/>
        </w:trPr>
        <w:tc>
          <w:tcPr/>
          <w:p w:rsidR="00000000" w:rsidDel="00000000" w:rsidP="00000000" w:rsidRDefault="00000000" w:rsidRPr="00000000" w14:paraId="000000B7">
            <w:pPr>
              <w:pageBreakBefore w:val="0"/>
              <w:jc w:val="center"/>
              <w:rPr>
                <w:b w:val="1"/>
                <w:sz w:val="32"/>
                <w:szCs w:val="32"/>
              </w:rPr>
            </w:pPr>
            <w:r w:rsidDel="00000000" w:rsidR="00000000" w:rsidRPr="00000000">
              <w:rPr>
                <w:b w:val="1"/>
                <w:sz w:val="32"/>
                <w:szCs w:val="32"/>
                <w:rtl w:val="0"/>
              </w:rPr>
              <w:t xml:space="preserve">Student</w:t>
            </w:r>
          </w:p>
        </w:tc>
        <w:tc>
          <w:tcPr/>
          <w:p w:rsidR="00000000" w:rsidDel="00000000" w:rsidP="00000000" w:rsidRDefault="00000000" w:rsidRPr="00000000" w14:paraId="000000B8">
            <w:pPr>
              <w:pageBreakBefore w:val="0"/>
              <w:jc w:val="center"/>
              <w:rPr>
                <w:b w:val="1"/>
                <w:sz w:val="32"/>
                <w:szCs w:val="32"/>
              </w:rPr>
            </w:pPr>
            <w:r w:rsidDel="00000000" w:rsidR="00000000" w:rsidRPr="00000000">
              <w:rPr>
                <w:b w:val="1"/>
                <w:sz w:val="32"/>
                <w:szCs w:val="32"/>
                <w:rtl w:val="0"/>
              </w:rPr>
              <w:t xml:space="preserve">Subject</w:t>
            </w:r>
          </w:p>
        </w:tc>
      </w:tr>
      <w:tr>
        <w:trPr>
          <w:cantSplit w:val="0"/>
          <w:tblHeader w:val="0"/>
        </w:trPr>
        <w:tc>
          <w:tcPr/>
          <w:p w:rsidR="00000000" w:rsidDel="00000000" w:rsidP="00000000" w:rsidRDefault="00000000" w:rsidRPr="00000000" w14:paraId="000000B9">
            <w:pPr>
              <w:pageBreakBefore w:val="0"/>
              <w:rPr>
                <w:sz w:val="32"/>
                <w:szCs w:val="32"/>
              </w:rPr>
            </w:pPr>
            <w:r w:rsidDel="00000000" w:rsidR="00000000" w:rsidRPr="00000000">
              <w:rPr>
                <w:sz w:val="32"/>
                <w:szCs w:val="32"/>
                <w:rtl w:val="0"/>
              </w:rPr>
              <w:t xml:space="preserve">Adam</w:t>
            </w:r>
          </w:p>
        </w:tc>
        <w:tc>
          <w:tcPr/>
          <w:p w:rsidR="00000000" w:rsidDel="00000000" w:rsidP="00000000" w:rsidRDefault="00000000" w:rsidRPr="00000000" w14:paraId="000000BA">
            <w:pPr>
              <w:pageBreakBefore w:val="0"/>
              <w:rPr>
                <w:sz w:val="32"/>
                <w:szCs w:val="32"/>
              </w:rPr>
            </w:pPr>
            <w:r w:rsidDel="00000000" w:rsidR="00000000" w:rsidRPr="00000000">
              <w:rPr>
                <w:sz w:val="32"/>
                <w:szCs w:val="32"/>
                <w:rtl w:val="0"/>
              </w:rPr>
              <w:t xml:space="preserve">Biology</w:t>
            </w:r>
          </w:p>
        </w:tc>
      </w:tr>
      <w:tr>
        <w:trPr>
          <w:cantSplit w:val="0"/>
          <w:tblHeader w:val="0"/>
        </w:trPr>
        <w:tc>
          <w:tcPr/>
          <w:p w:rsidR="00000000" w:rsidDel="00000000" w:rsidP="00000000" w:rsidRDefault="00000000" w:rsidRPr="00000000" w14:paraId="000000BB">
            <w:pPr>
              <w:pageBreakBefore w:val="0"/>
              <w:rPr>
                <w:sz w:val="32"/>
                <w:szCs w:val="32"/>
              </w:rPr>
            </w:pPr>
            <w:r w:rsidDel="00000000" w:rsidR="00000000" w:rsidRPr="00000000">
              <w:rPr>
                <w:sz w:val="32"/>
                <w:szCs w:val="32"/>
                <w:rtl w:val="0"/>
              </w:rPr>
              <w:t xml:space="preserve">Adam</w:t>
            </w:r>
          </w:p>
        </w:tc>
        <w:tc>
          <w:tcPr/>
          <w:p w:rsidR="00000000" w:rsidDel="00000000" w:rsidP="00000000" w:rsidRDefault="00000000" w:rsidRPr="00000000" w14:paraId="000000BC">
            <w:pPr>
              <w:pageBreakBefore w:val="0"/>
              <w:rPr>
                <w:sz w:val="32"/>
                <w:szCs w:val="32"/>
              </w:rPr>
            </w:pPr>
            <w:r w:rsidDel="00000000" w:rsidR="00000000" w:rsidRPr="00000000">
              <w:rPr>
                <w:sz w:val="32"/>
                <w:szCs w:val="32"/>
                <w:rtl w:val="0"/>
              </w:rPr>
              <w:t xml:space="preserve">Maths</w:t>
            </w:r>
          </w:p>
        </w:tc>
      </w:tr>
      <w:tr>
        <w:trPr>
          <w:cantSplit w:val="0"/>
          <w:tblHeader w:val="0"/>
        </w:trPr>
        <w:tc>
          <w:tcPr/>
          <w:p w:rsidR="00000000" w:rsidDel="00000000" w:rsidP="00000000" w:rsidRDefault="00000000" w:rsidRPr="00000000" w14:paraId="000000BD">
            <w:pPr>
              <w:pageBreakBefore w:val="0"/>
              <w:rPr>
                <w:sz w:val="32"/>
                <w:szCs w:val="32"/>
              </w:rPr>
            </w:pPr>
            <w:r w:rsidDel="00000000" w:rsidR="00000000" w:rsidRPr="00000000">
              <w:rPr>
                <w:sz w:val="32"/>
                <w:szCs w:val="32"/>
                <w:rtl w:val="0"/>
              </w:rPr>
              <w:t xml:space="preserve">Alex</w:t>
            </w:r>
          </w:p>
        </w:tc>
        <w:tc>
          <w:tcPr/>
          <w:p w:rsidR="00000000" w:rsidDel="00000000" w:rsidP="00000000" w:rsidRDefault="00000000" w:rsidRPr="00000000" w14:paraId="000000BE">
            <w:pPr>
              <w:pageBreakBefore w:val="0"/>
              <w:rPr>
                <w:sz w:val="32"/>
                <w:szCs w:val="32"/>
              </w:rPr>
            </w:pPr>
            <w:r w:rsidDel="00000000" w:rsidR="00000000" w:rsidRPr="00000000">
              <w:rPr>
                <w:sz w:val="32"/>
                <w:szCs w:val="32"/>
                <w:rtl w:val="0"/>
              </w:rPr>
              <w:t xml:space="preserve">Maths</w:t>
            </w:r>
          </w:p>
        </w:tc>
      </w:tr>
      <w:tr>
        <w:trPr>
          <w:cantSplit w:val="0"/>
          <w:tblHeader w:val="0"/>
        </w:trPr>
        <w:tc>
          <w:tcPr/>
          <w:p w:rsidR="00000000" w:rsidDel="00000000" w:rsidP="00000000" w:rsidRDefault="00000000" w:rsidRPr="00000000" w14:paraId="000000BF">
            <w:pPr>
              <w:pageBreakBefore w:val="0"/>
              <w:rPr>
                <w:sz w:val="32"/>
                <w:szCs w:val="32"/>
              </w:rPr>
            </w:pPr>
            <w:r w:rsidDel="00000000" w:rsidR="00000000" w:rsidRPr="00000000">
              <w:rPr>
                <w:sz w:val="32"/>
                <w:szCs w:val="32"/>
                <w:rtl w:val="0"/>
              </w:rPr>
              <w:t xml:space="preserve">Stuart</w:t>
            </w:r>
          </w:p>
        </w:tc>
        <w:tc>
          <w:tcPr/>
          <w:p w:rsidR="00000000" w:rsidDel="00000000" w:rsidP="00000000" w:rsidRDefault="00000000" w:rsidRPr="00000000" w14:paraId="000000C0">
            <w:pPr>
              <w:pageBreakBefore w:val="0"/>
              <w:rPr>
                <w:sz w:val="32"/>
                <w:szCs w:val="32"/>
              </w:rPr>
            </w:pPr>
            <w:r w:rsidDel="00000000" w:rsidR="00000000" w:rsidRPr="00000000">
              <w:rPr>
                <w:sz w:val="32"/>
                <w:szCs w:val="32"/>
                <w:rtl w:val="0"/>
              </w:rPr>
              <w:t xml:space="preserve">Maths</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Subject Table the candidate key will be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Subject</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column. Now, both the above tables qualifies for Second Normal Form and will never suffer from Update Anomalies. Although there are a few complex cases in which table in Second Normal Form suffers Update Anomalies, and to handle those scenarios Third Normal Form is there.</w:t>
      </w:r>
    </w:p>
    <w:p w:rsidR="00000000" w:rsidDel="00000000" w:rsidP="00000000" w:rsidRDefault="00000000" w:rsidRPr="00000000" w14:paraId="000000C2">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Example3</w:t>
      </w:r>
      <w:r w:rsidDel="00000000" w:rsidR="00000000" w:rsidRPr="00000000">
        <w:rPr>
          <w:rFonts w:ascii="Times New Roman" w:cs="Times New Roman" w:eastAsia="Times New Roman" w:hAnsi="Times New Roman"/>
          <w:sz w:val="32"/>
          <w:szCs w:val="32"/>
          <w:rtl w:val="0"/>
        </w:rPr>
        <w:t xml:space="preserve">: Suppose a school wants to store the data of teachers and the subjects they teach. They create a table that looks like this: Since a teacher can teach more than one subjects, the table can have multiple rows for a same teacher.</w:t>
      </w:r>
    </w:p>
    <w:p w:rsidR="00000000" w:rsidDel="00000000" w:rsidP="00000000" w:rsidRDefault="00000000" w:rsidRPr="00000000" w14:paraId="000000C3">
      <w:pPr>
        <w:pageBreakBefore w:val="0"/>
        <w:spacing w:after="280" w:before="280" w:line="240" w:lineRule="auto"/>
        <w:rPr>
          <w:rFonts w:ascii="Times New Roman" w:cs="Times New Roman" w:eastAsia="Times New Roman" w:hAnsi="Times New Roman"/>
          <w:sz w:val="32"/>
          <w:szCs w:val="32"/>
        </w:rPr>
      </w:pPr>
      <w:r w:rsidDel="00000000" w:rsidR="00000000" w:rsidRPr="00000000">
        <w:rPr>
          <w:rtl w:val="0"/>
        </w:rPr>
      </w:r>
    </w:p>
    <w:tbl>
      <w:tblPr>
        <w:tblStyle w:val="Table8"/>
        <w:tblW w:w="50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550"/>
        <w:gridCol w:w="1851"/>
        <w:tblGridChange w:id="0">
          <w:tblGrid>
            <w:gridCol w:w="1656"/>
            <w:gridCol w:w="1550"/>
            <w:gridCol w:w="1851"/>
          </w:tblGrid>
        </w:tblGridChange>
      </w:tblGrid>
      <w:tr>
        <w:trPr>
          <w:cantSplit w:val="0"/>
          <w:tblHeader w:val="0"/>
        </w:trPr>
        <w:tc>
          <w:tcPr/>
          <w:p w:rsidR="00000000" w:rsidDel="00000000" w:rsidP="00000000" w:rsidRDefault="00000000" w:rsidRPr="00000000" w14:paraId="000000C4">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teacher_id</w:t>
            </w:r>
          </w:p>
        </w:tc>
        <w:tc>
          <w:tcPr/>
          <w:p w:rsidR="00000000" w:rsidDel="00000000" w:rsidP="00000000" w:rsidRDefault="00000000" w:rsidRPr="00000000" w14:paraId="000000C5">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subject</w:t>
            </w:r>
          </w:p>
        </w:tc>
        <w:tc>
          <w:tcPr/>
          <w:p w:rsidR="00000000" w:rsidDel="00000000" w:rsidP="00000000" w:rsidRDefault="00000000" w:rsidRPr="00000000" w14:paraId="000000C6">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teacher_age</w:t>
            </w:r>
          </w:p>
        </w:tc>
      </w:tr>
      <w:tr>
        <w:trPr>
          <w:cantSplit w:val="0"/>
          <w:tblHeader w:val="0"/>
        </w:trPr>
        <w:tc>
          <w:tcPr/>
          <w:p w:rsidR="00000000" w:rsidDel="00000000" w:rsidP="00000000" w:rsidRDefault="00000000" w:rsidRPr="00000000" w14:paraId="000000C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111</w:t>
            </w:r>
          </w:p>
        </w:tc>
        <w:tc>
          <w:tcPr/>
          <w:p w:rsidR="00000000" w:rsidDel="00000000" w:rsidP="00000000" w:rsidRDefault="00000000" w:rsidRPr="00000000" w14:paraId="000000C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c>
          <w:tcPr/>
          <w:p w:rsidR="00000000" w:rsidDel="00000000" w:rsidP="00000000" w:rsidRDefault="00000000" w:rsidRPr="00000000" w14:paraId="000000C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38</w:t>
            </w:r>
          </w:p>
        </w:tc>
      </w:tr>
      <w:tr>
        <w:trPr>
          <w:cantSplit w:val="0"/>
          <w:tblHeader w:val="0"/>
        </w:trPr>
        <w:tc>
          <w:tcPr/>
          <w:p w:rsidR="00000000" w:rsidDel="00000000" w:rsidP="00000000" w:rsidRDefault="00000000" w:rsidRPr="00000000" w14:paraId="000000C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111</w:t>
            </w:r>
          </w:p>
        </w:tc>
        <w:tc>
          <w:tcPr/>
          <w:p w:rsidR="00000000" w:rsidDel="00000000" w:rsidP="00000000" w:rsidRDefault="00000000" w:rsidRPr="00000000" w14:paraId="000000C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Physics</w:t>
            </w:r>
          </w:p>
        </w:tc>
        <w:tc>
          <w:tcPr/>
          <w:p w:rsidR="00000000" w:rsidDel="00000000" w:rsidP="00000000" w:rsidRDefault="00000000" w:rsidRPr="00000000" w14:paraId="000000C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38</w:t>
            </w:r>
          </w:p>
        </w:tc>
      </w:tr>
      <w:tr>
        <w:trPr>
          <w:cantSplit w:val="0"/>
          <w:tblHeader w:val="0"/>
        </w:trPr>
        <w:tc>
          <w:tcPr/>
          <w:p w:rsidR="00000000" w:rsidDel="00000000" w:rsidP="00000000" w:rsidRDefault="00000000" w:rsidRPr="00000000" w14:paraId="000000C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w:t>
            </w:r>
          </w:p>
        </w:tc>
        <w:tc>
          <w:tcPr/>
          <w:p w:rsidR="00000000" w:rsidDel="00000000" w:rsidP="00000000" w:rsidRDefault="00000000" w:rsidRPr="00000000" w14:paraId="000000C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Biology</w:t>
            </w:r>
          </w:p>
        </w:tc>
        <w:tc>
          <w:tcPr/>
          <w:p w:rsidR="00000000" w:rsidDel="00000000" w:rsidP="00000000" w:rsidRDefault="00000000" w:rsidRPr="00000000" w14:paraId="000000C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38</w:t>
            </w:r>
          </w:p>
        </w:tc>
      </w:tr>
      <w:tr>
        <w:trPr>
          <w:cantSplit w:val="0"/>
          <w:tblHeader w:val="0"/>
        </w:trPr>
        <w:tc>
          <w:tcPr/>
          <w:p w:rsidR="00000000" w:rsidDel="00000000" w:rsidP="00000000" w:rsidRDefault="00000000" w:rsidRPr="00000000" w14:paraId="000000D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333</w:t>
            </w:r>
          </w:p>
        </w:tc>
        <w:tc>
          <w:tcPr/>
          <w:p w:rsidR="00000000" w:rsidDel="00000000" w:rsidP="00000000" w:rsidRDefault="00000000" w:rsidRPr="00000000" w14:paraId="000000D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Physics</w:t>
            </w:r>
          </w:p>
        </w:tc>
        <w:tc>
          <w:tcPr/>
          <w:p w:rsidR="00000000" w:rsidDel="00000000" w:rsidP="00000000" w:rsidRDefault="00000000" w:rsidRPr="00000000" w14:paraId="000000D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40</w:t>
            </w:r>
          </w:p>
        </w:tc>
      </w:tr>
      <w:tr>
        <w:trPr>
          <w:cantSplit w:val="0"/>
          <w:tblHeader w:val="0"/>
        </w:trPr>
        <w:tc>
          <w:tcPr/>
          <w:p w:rsidR="00000000" w:rsidDel="00000000" w:rsidP="00000000" w:rsidRDefault="00000000" w:rsidRPr="00000000" w14:paraId="000000D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333</w:t>
            </w:r>
          </w:p>
        </w:tc>
        <w:tc>
          <w:tcPr/>
          <w:p w:rsidR="00000000" w:rsidDel="00000000" w:rsidP="00000000" w:rsidRDefault="00000000" w:rsidRPr="00000000" w14:paraId="000000D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Chemistry</w:t>
            </w:r>
          </w:p>
        </w:tc>
        <w:tc>
          <w:tcPr/>
          <w:p w:rsidR="00000000" w:rsidDel="00000000" w:rsidP="00000000" w:rsidRDefault="00000000" w:rsidRPr="00000000" w14:paraId="000000D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40</w:t>
            </w:r>
          </w:p>
        </w:tc>
      </w:tr>
    </w:tbl>
    <w:p w:rsidR="00000000" w:rsidDel="00000000" w:rsidP="00000000" w:rsidRDefault="00000000" w:rsidRPr="00000000" w14:paraId="000000D6">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Candidate Keys: {teacher_id, subject}</w:t>
        <w:br w:type="textWrapping"/>
        <w:t xml:space="preserve">Non prime attribute: teacher_age</w:t>
      </w:r>
    </w:p>
    <w:p w:rsidR="00000000" w:rsidDel="00000000" w:rsidP="00000000" w:rsidRDefault="00000000" w:rsidRPr="00000000" w14:paraId="000000D7">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table is in 1 NF because each attribute has atomic values. However, it is not in 2NF because non prime attribute teacher_age is dependent on teacher_id alone which is a proper subset of candidate key. This violates the rule for 2NF as the rule says “no non-prime attribute is dependent on the proper subset of any candidate key of the table”.</w:t>
      </w:r>
    </w:p>
    <w:p w:rsidR="00000000" w:rsidDel="00000000" w:rsidP="00000000" w:rsidRDefault="00000000" w:rsidRPr="00000000" w14:paraId="000000D8">
      <w:pPr>
        <w:pageBreakBefore w:val="0"/>
        <w:spacing w:after="280" w:before="280" w:lin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To make the table complies with 2NF we can break it in two tables like this:</w:t>
        <w:br w:type="textWrapping"/>
      </w:r>
      <w:r w:rsidDel="00000000" w:rsidR="00000000" w:rsidRPr="00000000">
        <w:rPr>
          <w:rFonts w:ascii="Times New Roman" w:cs="Times New Roman" w:eastAsia="Times New Roman" w:hAnsi="Times New Roman"/>
          <w:b w:val="1"/>
          <w:sz w:val="32"/>
          <w:szCs w:val="32"/>
          <w:rtl w:val="0"/>
        </w:rPr>
        <w:t xml:space="preserve">teacher_details table:</w:t>
      </w:r>
    </w:p>
    <w:tbl>
      <w:tblPr>
        <w:tblStyle w:val="Table9"/>
        <w:tblW w:w="350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851"/>
        <w:tblGridChange w:id="0">
          <w:tblGrid>
            <w:gridCol w:w="1656"/>
            <w:gridCol w:w="1851"/>
          </w:tblGrid>
        </w:tblGridChange>
      </w:tblGrid>
      <w:tr>
        <w:trPr>
          <w:cantSplit w:val="0"/>
          <w:tblHeader w:val="0"/>
        </w:trPr>
        <w:tc>
          <w:tcPr/>
          <w:p w:rsidR="00000000" w:rsidDel="00000000" w:rsidP="00000000" w:rsidRDefault="00000000" w:rsidRPr="00000000" w14:paraId="000000D9">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teacher_id</w:t>
            </w:r>
          </w:p>
        </w:tc>
        <w:tc>
          <w:tcPr/>
          <w:p w:rsidR="00000000" w:rsidDel="00000000" w:rsidP="00000000" w:rsidRDefault="00000000" w:rsidRPr="00000000" w14:paraId="000000DA">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teacher_age</w:t>
            </w:r>
          </w:p>
        </w:tc>
      </w:tr>
      <w:tr>
        <w:trPr>
          <w:cantSplit w:val="0"/>
          <w:tblHeader w:val="0"/>
        </w:trPr>
        <w:tc>
          <w:tcPr/>
          <w:p w:rsidR="00000000" w:rsidDel="00000000" w:rsidP="00000000" w:rsidRDefault="00000000" w:rsidRPr="00000000" w14:paraId="000000D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111</w:t>
            </w:r>
          </w:p>
        </w:tc>
        <w:tc>
          <w:tcPr/>
          <w:p w:rsidR="00000000" w:rsidDel="00000000" w:rsidP="00000000" w:rsidRDefault="00000000" w:rsidRPr="00000000" w14:paraId="000000D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38</w:t>
            </w:r>
          </w:p>
        </w:tc>
      </w:tr>
      <w:tr>
        <w:trPr>
          <w:cantSplit w:val="0"/>
          <w:tblHeader w:val="0"/>
        </w:trPr>
        <w:tc>
          <w:tcPr/>
          <w:p w:rsidR="00000000" w:rsidDel="00000000" w:rsidP="00000000" w:rsidRDefault="00000000" w:rsidRPr="00000000" w14:paraId="000000D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w:t>
            </w:r>
          </w:p>
        </w:tc>
        <w:tc>
          <w:tcPr/>
          <w:p w:rsidR="00000000" w:rsidDel="00000000" w:rsidP="00000000" w:rsidRDefault="00000000" w:rsidRPr="00000000" w14:paraId="000000D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38</w:t>
            </w:r>
          </w:p>
        </w:tc>
      </w:tr>
      <w:tr>
        <w:trPr>
          <w:cantSplit w:val="0"/>
          <w:tblHeader w:val="0"/>
        </w:trPr>
        <w:tc>
          <w:tcPr/>
          <w:p w:rsidR="00000000" w:rsidDel="00000000" w:rsidP="00000000" w:rsidRDefault="00000000" w:rsidRPr="00000000" w14:paraId="000000D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333</w:t>
            </w:r>
          </w:p>
        </w:tc>
        <w:tc>
          <w:tcPr/>
          <w:p w:rsidR="00000000" w:rsidDel="00000000" w:rsidP="00000000" w:rsidRDefault="00000000" w:rsidRPr="00000000" w14:paraId="000000E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40</w:t>
            </w:r>
          </w:p>
        </w:tc>
      </w:tr>
    </w:tbl>
    <w:p w:rsidR="00000000" w:rsidDel="00000000" w:rsidP="00000000" w:rsidRDefault="00000000" w:rsidRPr="00000000" w14:paraId="000000E1">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teacher_subject</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table</w:t>
      </w:r>
      <w:r w:rsidDel="00000000" w:rsidR="00000000" w:rsidRPr="00000000">
        <w:rPr>
          <w:rFonts w:ascii="Times New Roman" w:cs="Times New Roman" w:eastAsia="Times New Roman" w:hAnsi="Times New Roman"/>
          <w:sz w:val="32"/>
          <w:szCs w:val="32"/>
          <w:rtl w:val="0"/>
        </w:rPr>
        <w:t xml:space="preserve">:</w:t>
      </w:r>
    </w:p>
    <w:tbl>
      <w:tblPr>
        <w:tblStyle w:val="Table10"/>
        <w:tblW w:w="32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550"/>
        <w:tblGridChange w:id="0">
          <w:tblGrid>
            <w:gridCol w:w="1656"/>
            <w:gridCol w:w="1550"/>
          </w:tblGrid>
        </w:tblGridChange>
      </w:tblGrid>
      <w:tr>
        <w:trPr>
          <w:cantSplit w:val="0"/>
          <w:tblHeader w:val="0"/>
        </w:trPr>
        <w:tc>
          <w:tcPr/>
          <w:p w:rsidR="00000000" w:rsidDel="00000000" w:rsidP="00000000" w:rsidRDefault="00000000" w:rsidRPr="00000000" w14:paraId="000000E2">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teacher_id</w:t>
            </w:r>
          </w:p>
        </w:tc>
        <w:tc>
          <w:tcPr/>
          <w:p w:rsidR="00000000" w:rsidDel="00000000" w:rsidP="00000000" w:rsidRDefault="00000000" w:rsidRPr="00000000" w14:paraId="000000E3">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subject</w:t>
            </w:r>
          </w:p>
        </w:tc>
      </w:tr>
      <w:tr>
        <w:trPr>
          <w:cantSplit w:val="0"/>
          <w:tblHeader w:val="0"/>
        </w:trPr>
        <w:tc>
          <w:tcPr/>
          <w:p w:rsidR="00000000" w:rsidDel="00000000" w:rsidP="00000000" w:rsidRDefault="00000000" w:rsidRPr="00000000" w14:paraId="000000E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111</w:t>
            </w:r>
          </w:p>
        </w:tc>
        <w:tc>
          <w:tcPr/>
          <w:p w:rsidR="00000000" w:rsidDel="00000000" w:rsidP="00000000" w:rsidRDefault="00000000" w:rsidRPr="00000000" w14:paraId="000000E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Maths</w:t>
            </w:r>
          </w:p>
        </w:tc>
      </w:tr>
      <w:tr>
        <w:trPr>
          <w:cantSplit w:val="0"/>
          <w:tblHeader w:val="0"/>
        </w:trPr>
        <w:tc>
          <w:tcPr/>
          <w:p w:rsidR="00000000" w:rsidDel="00000000" w:rsidP="00000000" w:rsidRDefault="00000000" w:rsidRPr="00000000" w14:paraId="000000E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111</w:t>
            </w:r>
          </w:p>
        </w:tc>
        <w:tc>
          <w:tcPr/>
          <w:p w:rsidR="00000000" w:rsidDel="00000000" w:rsidP="00000000" w:rsidRDefault="00000000" w:rsidRPr="00000000" w14:paraId="000000E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Physics</w:t>
            </w:r>
          </w:p>
        </w:tc>
      </w:tr>
      <w:tr>
        <w:trPr>
          <w:cantSplit w:val="0"/>
          <w:tblHeader w:val="0"/>
        </w:trPr>
        <w:tc>
          <w:tcPr/>
          <w:p w:rsidR="00000000" w:rsidDel="00000000" w:rsidP="00000000" w:rsidRDefault="00000000" w:rsidRPr="00000000" w14:paraId="000000E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w:t>
            </w:r>
          </w:p>
        </w:tc>
        <w:tc>
          <w:tcPr/>
          <w:p w:rsidR="00000000" w:rsidDel="00000000" w:rsidP="00000000" w:rsidRDefault="00000000" w:rsidRPr="00000000" w14:paraId="000000E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Biology</w:t>
            </w:r>
          </w:p>
        </w:tc>
      </w:tr>
      <w:tr>
        <w:trPr>
          <w:cantSplit w:val="0"/>
          <w:tblHeader w:val="0"/>
        </w:trPr>
        <w:tc>
          <w:tcPr/>
          <w:p w:rsidR="00000000" w:rsidDel="00000000" w:rsidP="00000000" w:rsidRDefault="00000000" w:rsidRPr="00000000" w14:paraId="000000E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333</w:t>
            </w:r>
          </w:p>
        </w:tc>
        <w:tc>
          <w:tcPr/>
          <w:p w:rsidR="00000000" w:rsidDel="00000000" w:rsidP="00000000" w:rsidRDefault="00000000" w:rsidRPr="00000000" w14:paraId="000000E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Physics</w:t>
            </w:r>
          </w:p>
        </w:tc>
      </w:tr>
      <w:tr>
        <w:trPr>
          <w:cantSplit w:val="0"/>
          <w:tblHeader w:val="0"/>
        </w:trPr>
        <w:tc>
          <w:tcPr/>
          <w:p w:rsidR="00000000" w:rsidDel="00000000" w:rsidP="00000000" w:rsidRDefault="00000000" w:rsidRPr="00000000" w14:paraId="000000E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333</w:t>
            </w:r>
          </w:p>
        </w:tc>
        <w:tc>
          <w:tcPr/>
          <w:p w:rsidR="00000000" w:rsidDel="00000000" w:rsidP="00000000" w:rsidRDefault="00000000" w:rsidRPr="00000000" w14:paraId="000000E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Chemistry</w:t>
            </w:r>
          </w:p>
        </w:tc>
      </w:tr>
    </w:tbl>
    <w:p w:rsidR="00000000" w:rsidDel="00000000" w:rsidP="00000000" w:rsidRDefault="00000000" w:rsidRPr="00000000" w14:paraId="000000EE">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Now the tables comply with Second normal form (2NF).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pageBreakBefore w:val="0"/>
        <w:rPr>
          <w:sz w:val="36"/>
          <w:szCs w:val="36"/>
          <w:u w:val="single"/>
        </w:rPr>
      </w:pPr>
      <w:r w:rsidDel="00000000" w:rsidR="00000000" w:rsidRPr="00000000">
        <w:rPr>
          <w:sz w:val="36"/>
          <w:szCs w:val="36"/>
          <w:u w:val="single"/>
          <w:rtl w:val="0"/>
        </w:rPr>
        <w:t xml:space="preserve">2.3 Third Normal Form (3NF)</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Third Normal form</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applies that every non-prime attribute of table must be dependent on primary key, or we can say that, there should not be the case that a non-prime attribute is determined by another non-prime attribute. So this </w:t>
      </w:r>
      <w:r w:rsidDel="00000000" w:rsidR="00000000" w:rsidRPr="00000000">
        <w:rPr>
          <w:rFonts w:ascii="Times New Roman" w:cs="Times New Roman" w:eastAsia="Times New Roman" w:hAnsi="Times New Roman"/>
          <w:b w:val="0"/>
          <w:i w:val="1"/>
          <w:smallCaps w:val="0"/>
          <w:strike w:val="0"/>
          <w:color w:val="000000"/>
          <w:sz w:val="32"/>
          <w:szCs w:val="32"/>
          <w:u w:val="none"/>
          <w:shd w:fill="auto" w:val="clear"/>
          <w:vertAlign w:val="baseline"/>
          <w:rtl w:val="0"/>
        </w:rPr>
        <w:t xml:space="preserve">transitive functional dependency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should be removed from the table and also the table must be in Second Normal form. For example, consider a table with following fields.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Transitive Functional Dependency??</w:t>
      </w:r>
    </w:p>
    <w:p w:rsidR="00000000" w:rsidDel="00000000" w:rsidP="00000000" w:rsidRDefault="00000000" w:rsidRPr="00000000" w14:paraId="000000F2">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functional dependency is said to be transitive if it is indirectly formed by two functional dependencies. For e.g. X -&gt; Z is a transitive dependency if the following three functional dependencies hold true:</w:t>
      </w:r>
    </w:p>
    <w:p w:rsidR="00000000" w:rsidDel="00000000" w:rsidP="00000000" w:rsidRDefault="00000000" w:rsidRPr="00000000" w14:paraId="000000F3">
      <w:pPr>
        <w:pageBreakBefore w:val="0"/>
        <w:numPr>
          <w:ilvl w:val="0"/>
          <w:numId w:val="9"/>
        </w:numPr>
        <w:spacing w:after="0" w:before="28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X-&gt;Y</w:t>
      </w:r>
    </w:p>
    <w:p w:rsidR="00000000" w:rsidDel="00000000" w:rsidP="00000000" w:rsidRDefault="00000000" w:rsidRPr="00000000" w14:paraId="000000F4">
      <w:pPr>
        <w:pageBreakBefore w:val="0"/>
        <w:numPr>
          <w:ilvl w:val="0"/>
          <w:numId w:val="9"/>
        </w:numPr>
        <w:spacing w:after="0" w:before="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 does not -&gt;X</w:t>
      </w:r>
    </w:p>
    <w:p w:rsidR="00000000" w:rsidDel="00000000" w:rsidP="00000000" w:rsidRDefault="00000000" w:rsidRPr="00000000" w14:paraId="000000F5">
      <w:pPr>
        <w:pageBreakBefore w:val="0"/>
        <w:numPr>
          <w:ilvl w:val="0"/>
          <w:numId w:val="9"/>
        </w:numPr>
        <w:spacing w:after="280" w:before="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Y-&gt;Z</w:t>
      </w:r>
    </w:p>
    <w:p w:rsidR="00000000" w:rsidDel="00000000" w:rsidP="00000000" w:rsidRDefault="00000000" w:rsidRPr="00000000" w14:paraId="000000F6">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Note: A transitive dependency can only occur in a relation of three of more attributes. This dependency helps us normalizing the database in 3NF (3rd Normal Form).</w:t>
      </w:r>
    </w:p>
    <w:p w:rsidR="00000000" w:rsidDel="00000000" w:rsidP="00000000" w:rsidRDefault="00000000" w:rsidRPr="00000000" w14:paraId="000000F7">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Example: Let’s take an example to understand it better:</w:t>
      </w:r>
    </w:p>
    <w:tbl>
      <w:tblPr>
        <w:tblStyle w:val="Table11"/>
        <w:tblW w:w="7296.999999999999"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2856"/>
        <w:gridCol w:w="1834"/>
        <w:tblGridChange w:id="0">
          <w:tblGrid>
            <w:gridCol w:w="2607"/>
            <w:gridCol w:w="2856"/>
            <w:gridCol w:w="1834"/>
          </w:tblGrid>
        </w:tblGridChange>
      </w:tblGrid>
      <w:tr>
        <w:trPr>
          <w:cantSplit w:val="0"/>
          <w:tblHeader w:val="0"/>
        </w:trPr>
        <w:tc>
          <w:tcPr/>
          <w:p w:rsidR="00000000" w:rsidDel="00000000" w:rsidP="00000000" w:rsidRDefault="00000000" w:rsidRPr="00000000" w14:paraId="000000F8">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Book</w:t>
            </w:r>
          </w:p>
        </w:tc>
        <w:tc>
          <w:tcPr/>
          <w:p w:rsidR="00000000" w:rsidDel="00000000" w:rsidP="00000000" w:rsidRDefault="00000000" w:rsidRPr="00000000" w14:paraId="000000F9">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Author</w:t>
            </w:r>
          </w:p>
        </w:tc>
        <w:tc>
          <w:tcPr/>
          <w:p w:rsidR="00000000" w:rsidDel="00000000" w:rsidP="00000000" w:rsidRDefault="00000000" w:rsidRPr="00000000" w14:paraId="000000FA">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Author_age</w:t>
            </w:r>
          </w:p>
        </w:tc>
      </w:tr>
      <w:tr>
        <w:trPr>
          <w:cantSplit w:val="0"/>
          <w:tblHeader w:val="0"/>
        </w:trPr>
        <w:tc>
          <w:tcPr/>
          <w:p w:rsidR="00000000" w:rsidDel="00000000" w:rsidP="00000000" w:rsidRDefault="00000000" w:rsidRPr="00000000" w14:paraId="000000F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Game of Thrones</w:t>
            </w:r>
          </w:p>
        </w:tc>
        <w:tc>
          <w:tcPr/>
          <w:p w:rsidR="00000000" w:rsidDel="00000000" w:rsidP="00000000" w:rsidRDefault="00000000" w:rsidRPr="00000000" w14:paraId="000000F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George R. R. Martin</w:t>
            </w:r>
          </w:p>
        </w:tc>
        <w:tc>
          <w:tcPr/>
          <w:p w:rsidR="00000000" w:rsidDel="00000000" w:rsidP="00000000" w:rsidRDefault="00000000" w:rsidRPr="00000000" w14:paraId="000000F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66</w:t>
            </w:r>
          </w:p>
        </w:tc>
      </w:tr>
      <w:tr>
        <w:trPr>
          <w:cantSplit w:val="0"/>
          <w:tblHeader w:val="0"/>
        </w:trPr>
        <w:tc>
          <w:tcPr/>
          <w:p w:rsidR="00000000" w:rsidDel="00000000" w:rsidP="00000000" w:rsidRDefault="00000000" w:rsidRPr="00000000" w14:paraId="000000F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Harry Potter</w:t>
            </w:r>
          </w:p>
        </w:tc>
        <w:tc>
          <w:tcPr/>
          <w:p w:rsidR="00000000" w:rsidDel="00000000" w:rsidP="00000000" w:rsidRDefault="00000000" w:rsidRPr="00000000" w14:paraId="000000F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 K. Rowling</w:t>
            </w:r>
          </w:p>
        </w:tc>
        <w:tc>
          <w:tcPr/>
          <w:p w:rsidR="00000000" w:rsidDel="00000000" w:rsidP="00000000" w:rsidRDefault="00000000" w:rsidRPr="00000000" w14:paraId="0000010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49</w:t>
            </w:r>
          </w:p>
        </w:tc>
      </w:tr>
      <w:tr>
        <w:trPr>
          <w:cantSplit w:val="0"/>
          <w:tblHeader w:val="0"/>
        </w:trPr>
        <w:tc>
          <w:tcPr/>
          <w:p w:rsidR="00000000" w:rsidDel="00000000" w:rsidP="00000000" w:rsidRDefault="00000000" w:rsidRPr="00000000" w14:paraId="0000010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Dying of the Light</w:t>
            </w:r>
          </w:p>
        </w:tc>
        <w:tc>
          <w:tcPr/>
          <w:p w:rsidR="00000000" w:rsidDel="00000000" w:rsidP="00000000" w:rsidRDefault="00000000" w:rsidRPr="00000000" w14:paraId="0000010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George R. R. Martin</w:t>
            </w:r>
          </w:p>
        </w:tc>
        <w:tc>
          <w:tcPr/>
          <w:p w:rsidR="00000000" w:rsidDel="00000000" w:rsidP="00000000" w:rsidRDefault="00000000" w:rsidRPr="00000000" w14:paraId="0000010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66</w:t>
            </w:r>
          </w:p>
        </w:tc>
      </w:tr>
    </w:tbl>
    <w:p w:rsidR="00000000" w:rsidDel="00000000" w:rsidP="00000000" w:rsidRDefault="00000000" w:rsidRPr="00000000" w14:paraId="00000104">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{Book} -&gt;{Author} (if we know the book, we knows the author name)</w:t>
      </w:r>
    </w:p>
    <w:p w:rsidR="00000000" w:rsidDel="00000000" w:rsidP="00000000" w:rsidRDefault="00000000" w:rsidRPr="00000000" w14:paraId="00000105">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{Author} does not -&gt;{Book}</w:t>
      </w:r>
    </w:p>
    <w:p w:rsidR="00000000" w:rsidDel="00000000" w:rsidP="00000000" w:rsidRDefault="00000000" w:rsidRPr="00000000" w14:paraId="00000106">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{Author} -&gt; {Author_age}</w:t>
      </w:r>
    </w:p>
    <w:p w:rsidR="00000000" w:rsidDel="00000000" w:rsidP="00000000" w:rsidRDefault="00000000" w:rsidRPr="00000000" w14:paraId="00000107">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Therefore as per the rule of transitive dependency: {Book} -&gt; {Author_age} should hold, that makes sense because if we know the book name we can know the author’s age.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Student_Detail Table :</w:t>
      </w:r>
      <w:r w:rsidDel="00000000" w:rsidR="00000000" w:rsidRPr="00000000">
        <w:rPr>
          <w:rtl w:val="0"/>
        </w:rPr>
      </w:r>
    </w:p>
    <w:tbl>
      <w:tblPr>
        <w:tblStyle w:val="Table12"/>
        <w:tblW w:w="79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6"/>
        <w:gridCol w:w="2176"/>
        <w:gridCol w:w="814"/>
        <w:gridCol w:w="1026"/>
        <w:gridCol w:w="691"/>
        <w:gridCol w:w="909"/>
        <w:gridCol w:w="620"/>
        <w:tblGridChange w:id="0">
          <w:tblGrid>
            <w:gridCol w:w="1676"/>
            <w:gridCol w:w="2176"/>
            <w:gridCol w:w="814"/>
            <w:gridCol w:w="1026"/>
            <w:gridCol w:w="691"/>
            <w:gridCol w:w="909"/>
            <w:gridCol w:w="620"/>
          </w:tblGrid>
        </w:tblGridChange>
      </w:tblGrid>
      <w:tr>
        <w:trPr>
          <w:cantSplit w:val="0"/>
          <w:tblHeader w:val="0"/>
        </w:trPr>
        <w:tc>
          <w:tcPr/>
          <w:p w:rsidR="00000000" w:rsidDel="00000000" w:rsidP="00000000" w:rsidRDefault="00000000" w:rsidRPr="00000000" w14:paraId="0000010A">
            <w:pPr>
              <w:pageBreakBefore w:val="0"/>
              <w:jc w:val="center"/>
              <w:rPr>
                <w:b w:val="1"/>
                <w:sz w:val="32"/>
                <w:szCs w:val="32"/>
              </w:rPr>
            </w:pPr>
            <w:r w:rsidDel="00000000" w:rsidR="00000000" w:rsidRPr="00000000">
              <w:rPr>
                <w:b w:val="1"/>
                <w:sz w:val="32"/>
                <w:szCs w:val="32"/>
                <w:rtl w:val="0"/>
              </w:rPr>
              <w:t xml:space="preserve">Student_id</w:t>
            </w:r>
          </w:p>
        </w:tc>
        <w:tc>
          <w:tcPr/>
          <w:p w:rsidR="00000000" w:rsidDel="00000000" w:rsidP="00000000" w:rsidRDefault="00000000" w:rsidRPr="00000000" w14:paraId="0000010B">
            <w:pPr>
              <w:pageBreakBefore w:val="0"/>
              <w:jc w:val="center"/>
              <w:rPr>
                <w:b w:val="1"/>
                <w:sz w:val="32"/>
                <w:szCs w:val="32"/>
              </w:rPr>
            </w:pPr>
            <w:r w:rsidDel="00000000" w:rsidR="00000000" w:rsidRPr="00000000">
              <w:rPr>
                <w:b w:val="1"/>
                <w:sz w:val="32"/>
                <w:szCs w:val="32"/>
                <w:rtl w:val="0"/>
              </w:rPr>
              <w:t xml:space="preserve">Student_name</w:t>
            </w:r>
          </w:p>
        </w:tc>
        <w:tc>
          <w:tcPr/>
          <w:p w:rsidR="00000000" w:rsidDel="00000000" w:rsidP="00000000" w:rsidRDefault="00000000" w:rsidRPr="00000000" w14:paraId="0000010C">
            <w:pPr>
              <w:pageBreakBefore w:val="0"/>
              <w:jc w:val="center"/>
              <w:rPr>
                <w:b w:val="1"/>
                <w:sz w:val="32"/>
                <w:szCs w:val="32"/>
              </w:rPr>
            </w:pPr>
            <w:r w:rsidDel="00000000" w:rsidR="00000000" w:rsidRPr="00000000">
              <w:rPr>
                <w:b w:val="1"/>
                <w:sz w:val="32"/>
                <w:szCs w:val="32"/>
                <w:rtl w:val="0"/>
              </w:rPr>
              <w:t xml:space="preserve">DOB</w:t>
            </w:r>
          </w:p>
        </w:tc>
        <w:tc>
          <w:tcPr/>
          <w:p w:rsidR="00000000" w:rsidDel="00000000" w:rsidP="00000000" w:rsidRDefault="00000000" w:rsidRPr="00000000" w14:paraId="0000010D">
            <w:pPr>
              <w:pageBreakBefore w:val="0"/>
              <w:jc w:val="center"/>
              <w:rPr>
                <w:b w:val="1"/>
                <w:sz w:val="32"/>
                <w:szCs w:val="32"/>
              </w:rPr>
            </w:pPr>
            <w:r w:rsidDel="00000000" w:rsidR="00000000" w:rsidRPr="00000000">
              <w:rPr>
                <w:b w:val="1"/>
                <w:sz w:val="32"/>
                <w:szCs w:val="32"/>
                <w:rtl w:val="0"/>
              </w:rPr>
              <w:t xml:space="preserve">Street</w:t>
            </w:r>
          </w:p>
        </w:tc>
        <w:tc>
          <w:tcPr/>
          <w:p w:rsidR="00000000" w:rsidDel="00000000" w:rsidP="00000000" w:rsidRDefault="00000000" w:rsidRPr="00000000" w14:paraId="0000010E">
            <w:pPr>
              <w:pageBreakBefore w:val="0"/>
              <w:jc w:val="center"/>
              <w:rPr>
                <w:b w:val="1"/>
                <w:sz w:val="32"/>
                <w:szCs w:val="32"/>
              </w:rPr>
            </w:pPr>
            <w:r w:rsidDel="00000000" w:rsidR="00000000" w:rsidRPr="00000000">
              <w:rPr>
                <w:b w:val="1"/>
                <w:sz w:val="32"/>
                <w:szCs w:val="32"/>
                <w:rtl w:val="0"/>
              </w:rPr>
              <w:t xml:space="preserve">city</w:t>
            </w:r>
          </w:p>
        </w:tc>
        <w:tc>
          <w:tcPr/>
          <w:p w:rsidR="00000000" w:rsidDel="00000000" w:rsidP="00000000" w:rsidRDefault="00000000" w:rsidRPr="00000000" w14:paraId="0000010F">
            <w:pPr>
              <w:pageBreakBefore w:val="0"/>
              <w:jc w:val="center"/>
              <w:rPr>
                <w:b w:val="1"/>
                <w:sz w:val="32"/>
                <w:szCs w:val="32"/>
              </w:rPr>
            </w:pPr>
            <w:r w:rsidDel="00000000" w:rsidR="00000000" w:rsidRPr="00000000">
              <w:rPr>
                <w:b w:val="1"/>
                <w:sz w:val="32"/>
                <w:szCs w:val="32"/>
                <w:rtl w:val="0"/>
              </w:rPr>
              <w:t xml:space="preserve">State</w:t>
            </w:r>
          </w:p>
        </w:tc>
        <w:tc>
          <w:tcPr/>
          <w:p w:rsidR="00000000" w:rsidDel="00000000" w:rsidP="00000000" w:rsidRDefault="00000000" w:rsidRPr="00000000" w14:paraId="00000110">
            <w:pPr>
              <w:pageBreakBefore w:val="0"/>
              <w:jc w:val="center"/>
              <w:rPr>
                <w:b w:val="1"/>
                <w:sz w:val="32"/>
                <w:szCs w:val="32"/>
              </w:rPr>
            </w:pPr>
            <w:r w:rsidDel="00000000" w:rsidR="00000000" w:rsidRPr="00000000">
              <w:rPr>
                <w:b w:val="1"/>
                <w:sz w:val="32"/>
                <w:szCs w:val="32"/>
                <w:rtl w:val="0"/>
              </w:rPr>
              <w:t xml:space="preserve">Zip</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 this table Student_id is Primary key, but street, city and state depends upon Zip. The dependency between zip and other fields is called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transitive dependency</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Hence to apply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3NF</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we need to move the street, city and state to new table, with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Zip</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as primary key.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New Student_Detail Table :</w:t>
      </w:r>
      <w:r w:rsidDel="00000000" w:rsidR="00000000" w:rsidRPr="00000000">
        <w:rPr>
          <w:rtl w:val="0"/>
        </w:rPr>
      </w:r>
    </w:p>
    <w:tbl>
      <w:tblPr>
        <w:tblStyle w:val="Table13"/>
        <w:tblW w:w="52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6"/>
        <w:gridCol w:w="2176"/>
        <w:gridCol w:w="814"/>
        <w:gridCol w:w="620"/>
        <w:tblGridChange w:id="0">
          <w:tblGrid>
            <w:gridCol w:w="1676"/>
            <w:gridCol w:w="2176"/>
            <w:gridCol w:w="814"/>
            <w:gridCol w:w="620"/>
          </w:tblGrid>
        </w:tblGridChange>
      </w:tblGrid>
      <w:tr>
        <w:trPr>
          <w:cantSplit w:val="0"/>
          <w:tblHeader w:val="0"/>
        </w:trPr>
        <w:tc>
          <w:tcPr/>
          <w:p w:rsidR="00000000" w:rsidDel="00000000" w:rsidP="00000000" w:rsidRDefault="00000000" w:rsidRPr="00000000" w14:paraId="00000113">
            <w:pPr>
              <w:pageBreakBefore w:val="0"/>
              <w:jc w:val="center"/>
              <w:rPr>
                <w:b w:val="1"/>
                <w:sz w:val="32"/>
                <w:szCs w:val="32"/>
              </w:rPr>
            </w:pPr>
            <w:r w:rsidDel="00000000" w:rsidR="00000000" w:rsidRPr="00000000">
              <w:rPr>
                <w:b w:val="1"/>
                <w:sz w:val="32"/>
                <w:szCs w:val="32"/>
                <w:rtl w:val="0"/>
              </w:rPr>
              <w:t xml:space="preserve">Student_id</w:t>
            </w:r>
          </w:p>
        </w:tc>
        <w:tc>
          <w:tcPr/>
          <w:p w:rsidR="00000000" w:rsidDel="00000000" w:rsidP="00000000" w:rsidRDefault="00000000" w:rsidRPr="00000000" w14:paraId="00000114">
            <w:pPr>
              <w:pageBreakBefore w:val="0"/>
              <w:jc w:val="center"/>
              <w:rPr>
                <w:b w:val="1"/>
                <w:sz w:val="32"/>
                <w:szCs w:val="32"/>
              </w:rPr>
            </w:pPr>
            <w:r w:rsidDel="00000000" w:rsidR="00000000" w:rsidRPr="00000000">
              <w:rPr>
                <w:b w:val="1"/>
                <w:sz w:val="32"/>
                <w:szCs w:val="32"/>
                <w:rtl w:val="0"/>
              </w:rPr>
              <w:t xml:space="preserve">Student_name</w:t>
            </w:r>
          </w:p>
        </w:tc>
        <w:tc>
          <w:tcPr/>
          <w:p w:rsidR="00000000" w:rsidDel="00000000" w:rsidP="00000000" w:rsidRDefault="00000000" w:rsidRPr="00000000" w14:paraId="00000115">
            <w:pPr>
              <w:pageBreakBefore w:val="0"/>
              <w:jc w:val="center"/>
              <w:rPr>
                <w:b w:val="1"/>
                <w:sz w:val="32"/>
                <w:szCs w:val="32"/>
              </w:rPr>
            </w:pPr>
            <w:r w:rsidDel="00000000" w:rsidR="00000000" w:rsidRPr="00000000">
              <w:rPr>
                <w:b w:val="1"/>
                <w:sz w:val="32"/>
                <w:szCs w:val="32"/>
                <w:rtl w:val="0"/>
              </w:rPr>
              <w:t xml:space="preserve">DOB</w:t>
            </w:r>
          </w:p>
        </w:tc>
        <w:tc>
          <w:tcPr/>
          <w:p w:rsidR="00000000" w:rsidDel="00000000" w:rsidP="00000000" w:rsidRDefault="00000000" w:rsidRPr="00000000" w14:paraId="00000116">
            <w:pPr>
              <w:pageBreakBefore w:val="0"/>
              <w:jc w:val="center"/>
              <w:rPr>
                <w:b w:val="1"/>
                <w:sz w:val="32"/>
                <w:szCs w:val="32"/>
              </w:rPr>
            </w:pPr>
            <w:r w:rsidDel="00000000" w:rsidR="00000000" w:rsidRPr="00000000">
              <w:rPr>
                <w:b w:val="1"/>
                <w:sz w:val="32"/>
                <w:szCs w:val="32"/>
                <w:rtl w:val="0"/>
              </w:rPr>
              <w:t xml:space="preserve">Zip</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Address Table :</w:t>
      </w:r>
      <w:r w:rsidDel="00000000" w:rsidR="00000000" w:rsidRPr="00000000">
        <w:rPr>
          <w:rtl w:val="0"/>
        </w:rPr>
      </w:r>
    </w:p>
    <w:tbl>
      <w:tblPr>
        <w:tblStyle w:val="Table14"/>
        <w:tblW w:w="32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1026"/>
        <w:gridCol w:w="691"/>
        <w:gridCol w:w="885"/>
        <w:tblGridChange w:id="0">
          <w:tblGrid>
            <w:gridCol w:w="620"/>
            <w:gridCol w:w="1026"/>
            <w:gridCol w:w="691"/>
            <w:gridCol w:w="885"/>
          </w:tblGrid>
        </w:tblGridChange>
      </w:tblGrid>
      <w:tr>
        <w:trPr>
          <w:cantSplit w:val="0"/>
          <w:tblHeader w:val="0"/>
        </w:trPr>
        <w:tc>
          <w:tcPr/>
          <w:p w:rsidR="00000000" w:rsidDel="00000000" w:rsidP="00000000" w:rsidRDefault="00000000" w:rsidRPr="00000000" w14:paraId="00000118">
            <w:pPr>
              <w:pageBreakBefore w:val="0"/>
              <w:jc w:val="center"/>
              <w:rPr>
                <w:b w:val="1"/>
                <w:sz w:val="32"/>
                <w:szCs w:val="32"/>
              </w:rPr>
            </w:pPr>
            <w:r w:rsidDel="00000000" w:rsidR="00000000" w:rsidRPr="00000000">
              <w:rPr>
                <w:b w:val="1"/>
                <w:sz w:val="32"/>
                <w:szCs w:val="32"/>
                <w:rtl w:val="0"/>
              </w:rPr>
              <w:t xml:space="preserve">Zip</w:t>
            </w:r>
          </w:p>
        </w:tc>
        <w:tc>
          <w:tcPr/>
          <w:p w:rsidR="00000000" w:rsidDel="00000000" w:rsidP="00000000" w:rsidRDefault="00000000" w:rsidRPr="00000000" w14:paraId="00000119">
            <w:pPr>
              <w:pageBreakBefore w:val="0"/>
              <w:jc w:val="center"/>
              <w:rPr>
                <w:b w:val="1"/>
                <w:sz w:val="32"/>
                <w:szCs w:val="32"/>
              </w:rPr>
            </w:pPr>
            <w:r w:rsidDel="00000000" w:rsidR="00000000" w:rsidRPr="00000000">
              <w:rPr>
                <w:b w:val="1"/>
                <w:sz w:val="32"/>
                <w:szCs w:val="32"/>
                <w:rtl w:val="0"/>
              </w:rPr>
              <w:t xml:space="preserve">Street</w:t>
            </w:r>
          </w:p>
        </w:tc>
        <w:tc>
          <w:tcPr/>
          <w:p w:rsidR="00000000" w:rsidDel="00000000" w:rsidP="00000000" w:rsidRDefault="00000000" w:rsidRPr="00000000" w14:paraId="0000011A">
            <w:pPr>
              <w:pageBreakBefore w:val="0"/>
              <w:jc w:val="center"/>
              <w:rPr>
                <w:b w:val="1"/>
                <w:sz w:val="32"/>
                <w:szCs w:val="32"/>
              </w:rPr>
            </w:pPr>
            <w:r w:rsidDel="00000000" w:rsidR="00000000" w:rsidRPr="00000000">
              <w:rPr>
                <w:b w:val="1"/>
                <w:sz w:val="32"/>
                <w:szCs w:val="32"/>
                <w:rtl w:val="0"/>
              </w:rPr>
              <w:t xml:space="preserve">city</w:t>
            </w:r>
          </w:p>
        </w:tc>
        <w:tc>
          <w:tcPr/>
          <w:p w:rsidR="00000000" w:rsidDel="00000000" w:rsidP="00000000" w:rsidRDefault="00000000" w:rsidRPr="00000000" w14:paraId="0000011B">
            <w:pPr>
              <w:pageBreakBefore w:val="0"/>
              <w:jc w:val="center"/>
              <w:rPr>
                <w:b w:val="1"/>
                <w:sz w:val="32"/>
                <w:szCs w:val="32"/>
              </w:rPr>
            </w:pPr>
            <w:r w:rsidDel="00000000" w:rsidR="00000000" w:rsidRPr="00000000">
              <w:rPr>
                <w:b w:val="1"/>
                <w:sz w:val="32"/>
                <w:szCs w:val="32"/>
                <w:rtl w:val="0"/>
              </w:rPr>
              <w:t xml:space="preserve">state</w:t>
            </w:r>
          </w:p>
        </w:tc>
      </w:tr>
      <w:tr>
        <w:trPr>
          <w:cantSplit w:val="0"/>
          <w:tblHeader w:val="0"/>
        </w:trPr>
        <w:tc>
          <w:tcPr/>
          <w:p w:rsidR="00000000" w:rsidDel="00000000" w:rsidP="00000000" w:rsidRDefault="00000000" w:rsidRPr="00000000" w14:paraId="0000011C">
            <w:pPr>
              <w:pageBreakBefore w:val="0"/>
              <w:rPr>
                <w:b w:val="1"/>
                <w:sz w:val="32"/>
                <w:szCs w:val="32"/>
              </w:rPr>
            </w:pPr>
            <w:r w:rsidDel="00000000" w:rsidR="00000000" w:rsidRPr="00000000">
              <w:rPr>
                <w:rtl w:val="0"/>
              </w:rPr>
            </w:r>
          </w:p>
        </w:tc>
        <w:tc>
          <w:tcPr/>
          <w:p w:rsidR="00000000" w:rsidDel="00000000" w:rsidP="00000000" w:rsidRDefault="00000000" w:rsidRPr="00000000" w14:paraId="0000011D">
            <w:pPr>
              <w:pageBreakBefore w:val="0"/>
              <w:jc w:val="center"/>
              <w:rPr>
                <w:b w:val="1"/>
                <w:sz w:val="32"/>
                <w:szCs w:val="32"/>
              </w:rPr>
            </w:pPr>
            <w:r w:rsidDel="00000000" w:rsidR="00000000" w:rsidRPr="00000000">
              <w:rPr>
                <w:rtl w:val="0"/>
              </w:rPr>
            </w:r>
          </w:p>
        </w:tc>
        <w:tc>
          <w:tcPr/>
          <w:p w:rsidR="00000000" w:rsidDel="00000000" w:rsidP="00000000" w:rsidRDefault="00000000" w:rsidRPr="00000000" w14:paraId="0000011E">
            <w:pPr>
              <w:pageBreakBefore w:val="0"/>
              <w:jc w:val="center"/>
              <w:rPr>
                <w:b w:val="1"/>
                <w:sz w:val="32"/>
                <w:szCs w:val="32"/>
              </w:rPr>
            </w:pPr>
            <w:r w:rsidDel="00000000" w:rsidR="00000000" w:rsidRPr="00000000">
              <w:rPr>
                <w:rtl w:val="0"/>
              </w:rPr>
            </w:r>
          </w:p>
        </w:tc>
        <w:tc>
          <w:tcPr/>
          <w:p w:rsidR="00000000" w:rsidDel="00000000" w:rsidP="00000000" w:rsidRDefault="00000000" w:rsidRPr="00000000" w14:paraId="0000011F">
            <w:pPr>
              <w:pageBreakBefore w:val="0"/>
              <w:jc w:val="center"/>
              <w:rPr>
                <w:b w:val="1"/>
                <w:sz w:val="32"/>
                <w:szCs w:val="32"/>
              </w:rPr>
            </w:pPr>
            <w:r w:rsidDel="00000000" w:rsidR="00000000" w:rsidRPr="00000000">
              <w:rPr>
                <w:rtl w:val="0"/>
              </w:rPr>
            </w:r>
          </w:p>
        </w:tc>
      </w:tr>
    </w:tbl>
    <w:p w:rsidR="00000000" w:rsidDel="00000000" w:rsidP="00000000" w:rsidRDefault="00000000" w:rsidRPr="00000000" w14:paraId="00000120">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Example2: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2"/>
          <w:szCs w:val="32"/>
          <w:rtl w:val="0"/>
        </w:rPr>
        <w:t xml:space="preserve">Suppose a company wants to store the complete address of each employee, they create a table named employee_details that looks like this:</w:t>
      </w:r>
    </w:p>
    <w:tbl>
      <w:tblPr>
        <w:tblStyle w:val="Table15"/>
        <w:tblW w:w="93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1710"/>
        <w:gridCol w:w="1372"/>
        <w:gridCol w:w="1603"/>
        <w:gridCol w:w="1461"/>
        <w:gridCol w:w="1941"/>
        <w:tblGridChange w:id="0">
          <w:tblGrid>
            <w:gridCol w:w="1230"/>
            <w:gridCol w:w="1710"/>
            <w:gridCol w:w="1372"/>
            <w:gridCol w:w="1603"/>
            <w:gridCol w:w="1461"/>
            <w:gridCol w:w="1941"/>
          </w:tblGrid>
        </w:tblGridChange>
      </w:tblGrid>
      <w:tr>
        <w:trPr>
          <w:cantSplit w:val="0"/>
          <w:tblHeader w:val="0"/>
        </w:trPr>
        <w:tc>
          <w:tcPr/>
          <w:p w:rsidR="00000000" w:rsidDel="00000000" w:rsidP="00000000" w:rsidRDefault="00000000" w:rsidRPr="00000000" w14:paraId="00000121">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emp_id</w:t>
            </w:r>
          </w:p>
        </w:tc>
        <w:tc>
          <w:tcPr/>
          <w:p w:rsidR="00000000" w:rsidDel="00000000" w:rsidP="00000000" w:rsidRDefault="00000000" w:rsidRPr="00000000" w14:paraId="00000122">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emp_name</w:t>
            </w:r>
          </w:p>
        </w:tc>
        <w:tc>
          <w:tcPr/>
          <w:p w:rsidR="00000000" w:rsidDel="00000000" w:rsidP="00000000" w:rsidRDefault="00000000" w:rsidRPr="00000000" w14:paraId="00000123">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emp_zip</w:t>
            </w:r>
          </w:p>
        </w:tc>
        <w:tc>
          <w:tcPr/>
          <w:p w:rsidR="00000000" w:rsidDel="00000000" w:rsidP="00000000" w:rsidRDefault="00000000" w:rsidRPr="00000000" w14:paraId="00000124">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emp_state</w:t>
            </w:r>
          </w:p>
        </w:tc>
        <w:tc>
          <w:tcPr/>
          <w:p w:rsidR="00000000" w:rsidDel="00000000" w:rsidP="00000000" w:rsidRDefault="00000000" w:rsidRPr="00000000" w14:paraId="00000125">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emp_city</w:t>
            </w:r>
          </w:p>
        </w:tc>
        <w:tc>
          <w:tcPr/>
          <w:p w:rsidR="00000000" w:rsidDel="00000000" w:rsidP="00000000" w:rsidRDefault="00000000" w:rsidRPr="00000000" w14:paraId="00000126">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emp_district</w:t>
            </w:r>
          </w:p>
        </w:tc>
      </w:tr>
      <w:tr>
        <w:trPr>
          <w:cantSplit w:val="0"/>
          <w:tblHeader w:val="0"/>
        </w:trPr>
        <w:tc>
          <w:tcPr/>
          <w:p w:rsidR="00000000" w:rsidDel="00000000" w:rsidP="00000000" w:rsidRDefault="00000000" w:rsidRPr="00000000" w14:paraId="0000012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1001</w:t>
            </w:r>
          </w:p>
        </w:tc>
        <w:tc>
          <w:tcPr/>
          <w:p w:rsidR="00000000" w:rsidDel="00000000" w:rsidP="00000000" w:rsidRDefault="00000000" w:rsidRPr="00000000" w14:paraId="0000012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John</w:t>
            </w:r>
          </w:p>
        </w:tc>
        <w:tc>
          <w:tcPr/>
          <w:p w:rsidR="00000000" w:rsidDel="00000000" w:rsidP="00000000" w:rsidRDefault="00000000" w:rsidRPr="00000000" w14:paraId="0000012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282005</w:t>
            </w:r>
          </w:p>
        </w:tc>
        <w:tc>
          <w:tcPr/>
          <w:p w:rsidR="00000000" w:rsidDel="00000000" w:rsidP="00000000" w:rsidRDefault="00000000" w:rsidRPr="00000000" w14:paraId="0000012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w:t>
            </w:r>
          </w:p>
        </w:tc>
        <w:tc>
          <w:tcPr/>
          <w:p w:rsidR="00000000" w:rsidDel="00000000" w:rsidP="00000000" w:rsidRDefault="00000000" w:rsidRPr="00000000" w14:paraId="0000012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Agra</w:t>
            </w:r>
          </w:p>
        </w:tc>
        <w:tc>
          <w:tcPr/>
          <w:p w:rsidR="00000000" w:rsidDel="00000000" w:rsidP="00000000" w:rsidRDefault="00000000" w:rsidRPr="00000000" w14:paraId="0000012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Dayal Bagh</w:t>
            </w:r>
          </w:p>
        </w:tc>
      </w:tr>
      <w:tr>
        <w:trPr>
          <w:cantSplit w:val="0"/>
          <w:tblHeader w:val="0"/>
        </w:trPr>
        <w:tc>
          <w:tcPr/>
          <w:p w:rsidR="00000000" w:rsidDel="00000000" w:rsidP="00000000" w:rsidRDefault="00000000" w:rsidRPr="00000000" w14:paraId="0000012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1002</w:t>
            </w:r>
          </w:p>
        </w:tc>
        <w:tc>
          <w:tcPr/>
          <w:p w:rsidR="00000000" w:rsidDel="00000000" w:rsidP="00000000" w:rsidRDefault="00000000" w:rsidRPr="00000000" w14:paraId="0000012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Ajeet</w:t>
            </w:r>
          </w:p>
        </w:tc>
        <w:tc>
          <w:tcPr/>
          <w:p w:rsidR="00000000" w:rsidDel="00000000" w:rsidP="00000000" w:rsidRDefault="00000000" w:rsidRPr="00000000" w14:paraId="0000012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222008</w:t>
            </w:r>
          </w:p>
        </w:tc>
        <w:tc>
          <w:tcPr/>
          <w:p w:rsidR="00000000" w:rsidDel="00000000" w:rsidP="00000000" w:rsidRDefault="00000000" w:rsidRPr="00000000" w14:paraId="0000013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TN</w:t>
            </w:r>
          </w:p>
        </w:tc>
        <w:tc>
          <w:tcPr/>
          <w:p w:rsidR="00000000" w:rsidDel="00000000" w:rsidP="00000000" w:rsidRDefault="00000000" w:rsidRPr="00000000" w14:paraId="0000013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p w:rsidR="00000000" w:rsidDel="00000000" w:rsidP="00000000" w:rsidRDefault="00000000" w:rsidRPr="00000000" w14:paraId="0000013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M-City</w:t>
            </w:r>
          </w:p>
        </w:tc>
      </w:tr>
      <w:tr>
        <w:trPr>
          <w:cantSplit w:val="0"/>
          <w:tblHeader w:val="0"/>
        </w:trPr>
        <w:tc>
          <w:tcPr/>
          <w:p w:rsidR="00000000" w:rsidDel="00000000" w:rsidP="00000000" w:rsidRDefault="00000000" w:rsidRPr="00000000" w14:paraId="0000013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1006</w:t>
            </w:r>
          </w:p>
        </w:tc>
        <w:tc>
          <w:tcPr/>
          <w:p w:rsidR="00000000" w:rsidDel="00000000" w:rsidP="00000000" w:rsidRDefault="00000000" w:rsidRPr="00000000" w14:paraId="0000013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Lora</w:t>
            </w:r>
          </w:p>
        </w:tc>
        <w:tc>
          <w:tcPr/>
          <w:p w:rsidR="00000000" w:rsidDel="00000000" w:rsidP="00000000" w:rsidRDefault="00000000" w:rsidRPr="00000000" w14:paraId="0000013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282007</w:t>
            </w:r>
          </w:p>
        </w:tc>
        <w:tc>
          <w:tcPr/>
          <w:p w:rsidR="00000000" w:rsidDel="00000000" w:rsidP="00000000" w:rsidRDefault="00000000" w:rsidRPr="00000000" w14:paraId="0000013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TN</w:t>
            </w:r>
          </w:p>
        </w:tc>
        <w:tc>
          <w:tcPr/>
          <w:p w:rsidR="00000000" w:rsidDel="00000000" w:rsidP="00000000" w:rsidRDefault="00000000" w:rsidRPr="00000000" w14:paraId="0000013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p w:rsidR="00000000" w:rsidDel="00000000" w:rsidP="00000000" w:rsidRDefault="00000000" w:rsidRPr="00000000" w14:paraId="0000013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Urrapakkam</w:t>
            </w:r>
          </w:p>
        </w:tc>
      </w:tr>
      <w:tr>
        <w:trPr>
          <w:cantSplit w:val="0"/>
          <w:tblHeader w:val="0"/>
        </w:trPr>
        <w:tc>
          <w:tcPr/>
          <w:p w:rsidR="00000000" w:rsidDel="00000000" w:rsidP="00000000" w:rsidRDefault="00000000" w:rsidRPr="00000000" w14:paraId="0000013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1101</w:t>
            </w:r>
          </w:p>
        </w:tc>
        <w:tc>
          <w:tcPr/>
          <w:p w:rsidR="00000000" w:rsidDel="00000000" w:rsidP="00000000" w:rsidRDefault="00000000" w:rsidRPr="00000000" w14:paraId="0000013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Lilly</w:t>
            </w:r>
          </w:p>
        </w:tc>
        <w:tc>
          <w:tcPr/>
          <w:p w:rsidR="00000000" w:rsidDel="00000000" w:rsidP="00000000" w:rsidRDefault="00000000" w:rsidRPr="00000000" w14:paraId="0000013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292008</w:t>
            </w:r>
          </w:p>
        </w:tc>
        <w:tc>
          <w:tcPr/>
          <w:p w:rsidR="00000000" w:rsidDel="00000000" w:rsidP="00000000" w:rsidRDefault="00000000" w:rsidRPr="00000000" w14:paraId="0000013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UK</w:t>
            </w:r>
          </w:p>
        </w:tc>
        <w:tc>
          <w:tcPr/>
          <w:p w:rsidR="00000000" w:rsidDel="00000000" w:rsidP="00000000" w:rsidRDefault="00000000" w:rsidRPr="00000000" w14:paraId="0000013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Pauri</w:t>
            </w:r>
          </w:p>
        </w:tc>
        <w:tc>
          <w:tcPr/>
          <w:p w:rsidR="00000000" w:rsidDel="00000000" w:rsidP="00000000" w:rsidRDefault="00000000" w:rsidRPr="00000000" w14:paraId="0000013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Bhagwan</w:t>
            </w:r>
          </w:p>
        </w:tc>
      </w:tr>
      <w:tr>
        <w:trPr>
          <w:cantSplit w:val="0"/>
          <w:tblHeader w:val="0"/>
        </w:trPr>
        <w:tc>
          <w:tcPr/>
          <w:p w:rsidR="00000000" w:rsidDel="00000000" w:rsidP="00000000" w:rsidRDefault="00000000" w:rsidRPr="00000000" w14:paraId="0000013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1201</w:t>
            </w:r>
          </w:p>
        </w:tc>
        <w:tc>
          <w:tcPr/>
          <w:p w:rsidR="00000000" w:rsidDel="00000000" w:rsidP="00000000" w:rsidRDefault="00000000" w:rsidRPr="00000000" w14:paraId="0000014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Steve</w:t>
            </w:r>
          </w:p>
        </w:tc>
        <w:tc>
          <w:tcPr/>
          <w:p w:rsidR="00000000" w:rsidDel="00000000" w:rsidP="00000000" w:rsidRDefault="00000000" w:rsidRPr="00000000" w14:paraId="0000014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222999</w:t>
            </w:r>
          </w:p>
        </w:tc>
        <w:tc>
          <w:tcPr/>
          <w:p w:rsidR="00000000" w:rsidDel="00000000" w:rsidP="00000000" w:rsidRDefault="00000000" w:rsidRPr="00000000" w14:paraId="0000014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MP</w:t>
            </w:r>
          </w:p>
        </w:tc>
        <w:tc>
          <w:tcPr/>
          <w:p w:rsidR="00000000" w:rsidDel="00000000" w:rsidP="00000000" w:rsidRDefault="00000000" w:rsidRPr="00000000" w14:paraId="0000014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Gwalior</w:t>
            </w:r>
          </w:p>
        </w:tc>
        <w:tc>
          <w:tcPr/>
          <w:p w:rsidR="00000000" w:rsidDel="00000000" w:rsidP="00000000" w:rsidRDefault="00000000" w:rsidRPr="00000000" w14:paraId="0000014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Ratan</w:t>
            </w:r>
          </w:p>
        </w:tc>
      </w:tr>
    </w:tbl>
    <w:p w:rsidR="00000000" w:rsidDel="00000000" w:rsidP="00000000" w:rsidRDefault="00000000" w:rsidRPr="00000000" w14:paraId="00000145">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146">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Super keys: {emp_id}, {emp_id, emp_name}, {emp_id, emp_name, emp_zip}…so on</w:t>
        <w:br w:type="textWrapping"/>
        <w:t xml:space="preserve">Candidate Keys: {emp_id}</w:t>
        <w:br w:type="textWrapping"/>
        <w:t xml:space="preserve">Non-prime attributes: all attributes except emp_id are non-prime as they are not part of any candidate keys.</w:t>
      </w:r>
    </w:p>
    <w:p w:rsidR="00000000" w:rsidDel="00000000" w:rsidP="00000000" w:rsidRDefault="00000000" w:rsidRPr="00000000" w14:paraId="00000147">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Here, emp_state, emp_city &amp; emp_district dependent on emp_zip. And, emp_zip is dependent on emp_id that makes non-prime attributes (emp_state, emp_city &amp; emp_district) transitively dependent on super key (emp_id). This violates the rule of 3NF.</w:t>
      </w:r>
    </w:p>
    <w:p w:rsidR="00000000" w:rsidDel="00000000" w:rsidP="00000000" w:rsidRDefault="00000000" w:rsidRPr="00000000" w14:paraId="00000148">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make this table complies with 3NF we have to break the table into two tables to remove the transitive dependency:</w:t>
      </w:r>
    </w:p>
    <w:p w:rsidR="00000000" w:rsidDel="00000000" w:rsidP="00000000" w:rsidRDefault="00000000" w:rsidRPr="00000000" w14:paraId="00000149">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employee table:</w:t>
      </w:r>
    </w:p>
    <w:tbl>
      <w:tblPr>
        <w:tblStyle w:val="Table16"/>
        <w:tblW w:w="43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1710"/>
        <w:gridCol w:w="1372"/>
        <w:tblGridChange w:id="0">
          <w:tblGrid>
            <w:gridCol w:w="1230"/>
            <w:gridCol w:w="1710"/>
            <w:gridCol w:w="1372"/>
          </w:tblGrid>
        </w:tblGridChange>
      </w:tblGrid>
      <w:tr>
        <w:trPr>
          <w:cantSplit w:val="0"/>
          <w:tblHeader w:val="0"/>
        </w:trPr>
        <w:tc>
          <w:tcPr/>
          <w:p w:rsidR="00000000" w:rsidDel="00000000" w:rsidP="00000000" w:rsidRDefault="00000000" w:rsidRPr="00000000" w14:paraId="0000014A">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emp_id</w:t>
            </w:r>
          </w:p>
        </w:tc>
        <w:tc>
          <w:tcPr/>
          <w:p w:rsidR="00000000" w:rsidDel="00000000" w:rsidP="00000000" w:rsidRDefault="00000000" w:rsidRPr="00000000" w14:paraId="0000014B">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emp_name</w:t>
            </w:r>
          </w:p>
        </w:tc>
        <w:tc>
          <w:tcPr/>
          <w:p w:rsidR="00000000" w:rsidDel="00000000" w:rsidP="00000000" w:rsidRDefault="00000000" w:rsidRPr="00000000" w14:paraId="0000014C">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emp_zip</w:t>
            </w:r>
          </w:p>
        </w:tc>
      </w:tr>
      <w:tr>
        <w:trPr>
          <w:cantSplit w:val="0"/>
          <w:tblHeader w:val="0"/>
        </w:trPr>
        <w:tc>
          <w:tcPr/>
          <w:p w:rsidR="00000000" w:rsidDel="00000000" w:rsidP="00000000" w:rsidRDefault="00000000" w:rsidRPr="00000000" w14:paraId="0000014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1001</w:t>
            </w:r>
          </w:p>
        </w:tc>
        <w:tc>
          <w:tcPr/>
          <w:p w:rsidR="00000000" w:rsidDel="00000000" w:rsidP="00000000" w:rsidRDefault="00000000" w:rsidRPr="00000000" w14:paraId="0000014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John</w:t>
            </w:r>
          </w:p>
        </w:tc>
        <w:tc>
          <w:tcPr/>
          <w:p w:rsidR="00000000" w:rsidDel="00000000" w:rsidP="00000000" w:rsidRDefault="00000000" w:rsidRPr="00000000" w14:paraId="0000014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282005</w:t>
            </w:r>
          </w:p>
        </w:tc>
      </w:tr>
      <w:tr>
        <w:trPr>
          <w:cantSplit w:val="0"/>
          <w:tblHeader w:val="0"/>
        </w:trPr>
        <w:tc>
          <w:tcPr/>
          <w:p w:rsidR="00000000" w:rsidDel="00000000" w:rsidP="00000000" w:rsidRDefault="00000000" w:rsidRPr="00000000" w14:paraId="0000015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1002</w:t>
            </w:r>
          </w:p>
        </w:tc>
        <w:tc>
          <w:tcPr/>
          <w:p w:rsidR="00000000" w:rsidDel="00000000" w:rsidP="00000000" w:rsidRDefault="00000000" w:rsidRPr="00000000" w14:paraId="0000015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Ajeet</w:t>
            </w:r>
          </w:p>
        </w:tc>
        <w:tc>
          <w:tcPr/>
          <w:p w:rsidR="00000000" w:rsidDel="00000000" w:rsidP="00000000" w:rsidRDefault="00000000" w:rsidRPr="00000000" w14:paraId="0000015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222008</w:t>
            </w:r>
          </w:p>
        </w:tc>
      </w:tr>
      <w:tr>
        <w:trPr>
          <w:cantSplit w:val="0"/>
          <w:tblHeader w:val="0"/>
        </w:trPr>
        <w:tc>
          <w:tcPr/>
          <w:p w:rsidR="00000000" w:rsidDel="00000000" w:rsidP="00000000" w:rsidRDefault="00000000" w:rsidRPr="00000000" w14:paraId="0000015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1006</w:t>
            </w:r>
          </w:p>
        </w:tc>
        <w:tc>
          <w:tcPr/>
          <w:p w:rsidR="00000000" w:rsidDel="00000000" w:rsidP="00000000" w:rsidRDefault="00000000" w:rsidRPr="00000000" w14:paraId="0000015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Lora</w:t>
            </w:r>
          </w:p>
        </w:tc>
        <w:tc>
          <w:tcPr/>
          <w:p w:rsidR="00000000" w:rsidDel="00000000" w:rsidP="00000000" w:rsidRDefault="00000000" w:rsidRPr="00000000" w14:paraId="0000015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282007</w:t>
            </w:r>
          </w:p>
        </w:tc>
      </w:tr>
      <w:tr>
        <w:trPr>
          <w:cantSplit w:val="0"/>
          <w:tblHeader w:val="0"/>
        </w:trPr>
        <w:tc>
          <w:tcPr/>
          <w:p w:rsidR="00000000" w:rsidDel="00000000" w:rsidP="00000000" w:rsidRDefault="00000000" w:rsidRPr="00000000" w14:paraId="0000015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1101</w:t>
            </w:r>
          </w:p>
        </w:tc>
        <w:tc>
          <w:tcPr/>
          <w:p w:rsidR="00000000" w:rsidDel="00000000" w:rsidP="00000000" w:rsidRDefault="00000000" w:rsidRPr="00000000" w14:paraId="0000015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Lilly</w:t>
            </w:r>
          </w:p>
        </w:tc>
        <w:tc>
          <w:tcPr/>
          <w:p w:rsidR="00000000" w:rsidDel="00000000" w:rsidP="00000000" w:rsidRDefault="00000000" w:rsidRPr="00000000" w14:paraId="0000015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292008</w:t>
            </w:r>
          </w:p>
        </w:tc>
      </w:tr>
      <w:tr>
        <w:trPr>
          <w:cantSplit w:val="0"/>
          <w:tblHeader w:val="0"/>
        </w:trPr>
        <w:tc>
          <w:tcPr/>
          <w:p w:rsidR="00000000" w:rsidDel="00000000" w:rsidP="00000000" w:rsidRDefault="00000000" w:rsidRPr="00000000" w14:paraId="0000015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1201</w:t>
            </w:r>
          </w:p>
        </w:tc>
        <w:tc>
          <w:tcPr/>
          <w:p w:rsidR="00000000" w:rsidDel="00000000" w:rsidP="00000000" w:rsidRDefault="00000000" w:rsidRPr="00000000" w14:paraId="0000015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Steve</w:t>
            </w:r>
          </w:p>
        </w:tc>
        <w:tc>
          <w:tcPr/>
          <w:p w:rsidR="00000000" w:rsidDel="00000000" w:rsidP="00000000" w:rsidRDefault="00000000" w:rsidRPr="00000000" w14:paraId="0000015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222999</w:t>
            </w:r>
          </w:p>
        </w:tc>
      </w:tr>
    </w:tbl>
    <w:p w:rsidR="00000000" w:rsidDel="00000000" w:rsidP="00000000" w:rsidRDefault="00000000" w:rsidRPr="00000000" w14:paraId="0000015C">
      <w:pPr>
        <w:pageBreakBefore w:val="0"/>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employee_zip table:</w:t>
      </w:r>
    </w:p>
    <w:tbl>
      <w:tblPr>
        <w:tblStyle w:val="Table17"/>
        <w:tblW w:w="63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1603"/>
        <w:gridCol w:w="1461"/>
        <w:gridCol w:w="1941"/>
        <w:tblGridChange w:id="0">
          <w:tblGrid>
            <w:gridCol w:w="1372"/>
            <w:gridCol w:w="1603"/>
            <w:gridCol w:w="1461"/>
            <w:gridCol w:w="1941"/>
          </w:tblGrid>
        </w:tblGridChange>
      </w:tblGrid>
      <w:tr>
        <w:trPr>
          <w:cantSplit w:val="0"/>
          <w:tblHeader w:val="0"/>
        </w:trPr>
        <w:tc>
          <w:tcPr/>
          <w:p w:rsidR="00000000" w:rsidDel="00000000" w:rsidP="00000000" w:rsidRDefault="00000000" w:rsidRPr="00000000" w14:paraId="0000015D">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emp_zip</w:t>
            </w:r>
          </w:p>
        </w:tc>
        <w:tc>
          <w:tcPr/>
          <w:p w:rsidR="00000000" w:rsidDel="00000000" w:rsidP="00000000" w:rsidRDefault="00000000" w:rsidRPr="00000000" w14:paraId="0000015E">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emp_state</w:t>
            </w:r>
          </w:p>
        </w:tc>
        <w:tc>
          <w:tcPr/>
          <w:p w:rsidR="00000000" w:rsidDel="00000000" w:rsidP="00000000" w:rsidRDefault="00000000" w:rsidRPr="00000000" w14:paraId="0000015F">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emp_city</w:t>
            </w:r>
          </w:p>
        </w:tc>
        <w:tc>
          <w:tcPr/>
          <w:p w:rsidR="00000000" w:rsidDel="00000000" w:rsidP="00000000" w:rsidRDefault="00000000" w:rsidRPr="00000000" w14:paraId="00000160">
            <w:pPr>
              <w:pageBreakBefore w:val="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emp_district</w:t>
            </w:r>
          </w:p>
        </w:tc>
      </w:tr>
      <w:tr>
        <w:trPr>
          <w:cantSplit w:val="0"/>
          <w:tblHeader w:val="0"/>
        </w:trPr>
        <w:tc>
          <w:tcPr/>
          <w:p w:rsidR="00000000" w:rsidDel="00000000" w:rsidP="00000000" w:rsidRDefault="00000000" w:rsidRPr="00000000" w14:paraId="0000016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282005</w:t>
            </w:r>
          </w:p>
        </w:tc>
        <w:tc>
          <w:tcPr/>
          <w:p w:rsidR="00000000" w:rsidDel="00000000" w:rsidP="00000000" w:rsidRDefault="00000000" w:rsidRPr="00000000" w14:paraId="0000016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UP</w:t>
            </w:r>
          </w:p>
        </w:tc>
        <w:tc>
          <w:tcPr/>
          <w:p w:rsidR="00000000" w:rsidDel="00000000" w:rsidP="00000000" w:rsidRDefault="00000000" w:rsidRPr="00000000" w14:paraId="0000016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Agra</w:t>
            </w:r>
          </w:p>
        </w:tc>
        <w:tc>
          <w:tcPr/>
          <w:p w:rsidR="00000000" w:rsidDel="00000000" w:rsidP="00000000" w:rsidRDefault="00000000" w:rsidRPr="00000000" w14:paraId="0000016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Dayal Bagh</w:t>
            </w:r>
          </w:p>
        </w:tc>
      </w:tr>
      <w:tr>
        <w:trPr>
          <w:cantSplit w:val="0"/>
          <w:tblHeader w:val="0"/>
        </w:trPr>
        <w:tc>
          <w:tcPr/>
          <w:p w:rsidR="00000000" w:rsidDel="00000000" w:rsidP="00000000" w:rsidRDefault="00000000" w:rsidRPr="00000000" w14:paraId="00000165">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222008</w:t>
            </w:r>
          </w:p>
        </w:tc>
        <w:tc>
          <w:tcPr/>
          <w:p w:rsidR="00000000" w:rsidDel="00000000" w:rsidP="00000000" w:rsidRDefault="00000000" w:rsidRPr="00000000" w14:paraId="00000166">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TN</w:t>
            </w:r>
          </w:p>
        </w:tc>
        <w:tc>
          <w:tcPr/>
          <w:p w:rsidR="00000000" w:rsidDel="00000000" w:rsidP="00000000" w:rsidRDefault="00000000" w:rsidRPr="00000000" w14:paraId="00000167">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p w:rsidR="00000000" w:rsidDel="00000000" w:rsidP="00000000" w:rsidRDefault="00000000" w:rsidRPr="00000000" w14:paraId="00000168">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M-City</w:t>
            </w:r>
          </w:p>
        </w:tc>
      </w:tr>
      <w:tr>
        <w:trPr>
          <w:cantSplit w:val="0"/>
          <w:tblHeader w:val="0"/>
        </w:trPr>
        <w:tc>
          <w:tcPr/>
          <w:p w:rsidR="00000000" w:rsidDel="00000000" w:rsidP="00000000" w:rsidRDefault="00000000" w:rsidRPr="00000000" w14:paraId="00000169">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282007</w:t>
            </w:r>
          </w:p>
        </w:tc>
        <w:tc>
          <w:tcPr/>
          <w:p w:rsidR="00000000" w:rsidDel="00000000" w:rsidP="00000000" w:rsidRDefault="00000000" w:rsidRPr="00000000" w14:paraId="0000016A">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TN</w:t>
            </w:r>
          </w:p>
        </w:tc>
        <w:tc>
          <w:tcPr/>
          <w:p w:rsidR="00000000" w:rsidDel="00000000" w:rsidP="00000000" w:rsidRDefault="00000000" w:rsidRPr="00000000" w14:paraId="0000016B">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Chennai</w:t>
            </w:r>
          </w:p>
        </w:tc>
        <w:tc>
          <w:tcPr/>
          <w:p w:rsidR="00000000" w:rsidDel="00000000" w:rsidP="00000000" w:rsidRDefault="00000000" w:rsidRPr="00000000" w14:paraId="0000016C">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Urrapakkam</w:t>
            </w:r>
          </w:p>
        </w:tc>
      </w:tr>
      <w:tr>
        <w:trPr>
          <w:cantSplit w:val="0"/>
          <w:tblHeader w:val="0"/>
        </w:trPr>
        <w:tc>
          <w:tcPr/>
          <w:p w:rsidR="00000000" w:rsidDel="00000000" w:rsidP="00000000" w:rsidRDefault="00000000" w:rsidRPr="00000000" w14:paraId="0000016D">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292008</w:t>
            </w:r>
          </w:p>
        </w:tc>
        <w:tc>
          <w:tcPr/>
          <w:p w:rsidR="00000000" w:rsidDel="00000000" w:rsidP="00000000" w:rsidRDefault="00000000" w:rsidRPr="00000000" w14:paraId="0000016E">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UK</w:t>
            </w:r>
          </w:p>
        </w:tc>
        <w:tc>
          <w:tcPr/>
          <w:p w:rsidR="00000000" w:rsidDel="00000000" w:rsidP="00000000" w:rsidRDefault="00000000" w:rsidRPr="00000000" w14:paraId="0000016F">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Pauri</w:t>
            </w:r>
          </w:p>
        </w:tc>
        <w:tc>
          <w:tcPr/>
          <w:p w:rsidR="00000000" w:rsidDel="00000000" w:rsidP="00000000" w:rsidRDefault="00000000" w:rsidRPr="00000000" w14:paraId="00000170">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Bhagwan</w:t>
            </w:r>
          </w:p>
        </w:tc>
      </w:tr>
      <w:tr>
        <w:trPr>
          <w:cantSplit w:val="0"/>
          <w:tblHeader w:val="0"/>
        </w:trPr>
        <w:tc>
          <w:tcPr/>
          <w:p w:rsidR="00000000" w:rsidDel="00000000" w:rsidP="00000000" w:rsidRDefault="00000000" w:rsidRPr="00000000" w14:paraId="00000171">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222999</w:t>
            </w:r>
          </w:p>
        </w:tc>
        <w:tc>
          <w:tcPr/>
          <w:p w:rsidR="00000000" w:rsidDel="00000000" w:rsidP="00000000" w:rsidRDefault="00000000" w:rsidRPr="00000000" w14:paraId="00000172">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MP</w:t>
            </w:r>
          </w:p>
        </w:tc>
        <w:tc>
          <w:tcPr/>
          <w:p w:rsidR="00000000" w:rsidDel="00000000" w:rsidP="00000000" w:rsidRDefault="00000000" w:rsidRPr="00000000" w14:paraId="00000173">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Gwalior</w:t>
            </w:r>
          </w:p>
        </w:tc>
        <w:tc>
          <w:tcPr/>
          <w:p w:rsidR="00000000" w:rsidDel="00000000" w:rsidP="00000000" w:rsidRDefault="00000000" w:rsidRPr="00000000" w14:paraId="00000174">
            <w:pPr>
              <w:pageBreakBefore w:val="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Ratan</w:t>
            </w:r>
          </w:p>
        </w:tc>
      </w:tr>
    </w:tbl>
    <w:p w:rsidR="00000000" w:rsidDel="00000000" w:rsidP="00000000" w:rsidRDefault="00000000" w:rsidRPr="00000000" w14:paraId="00000175">
      <w:pPr>
        <w:pageBreakBefore w:val="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6">
      <w:pPr>
        <w:pageBreakBefore w:val="0"/>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The advantage of removing transtive dependency is, </w:t>
      </w:r>
    </w:p>
    <w:p w:rsidR="00000000" w:rsidDel="00000000" w:rsidP="00000000" w:rsidRDefault="00000000" w:rsidRPr="00000000" w14:paraId="00000178">
      <w:pPr>
        <w:pageBreakBefore w:val="0"/>
        <w:numPr>
          <w:ilvl w:val="0"/>
          <w:numId w:val="1"/>
        </w:numPr>
        <w:spacing w:after="0" w:before="280" w:line="240" w:lineRule="auto"/>
        <w:ind w:left="720" w:hanging="360"/>
        <w:rPr>
          <w:sz w:val="32"/>
          <w:szCs w:val="32"/>
        </w:rPr>
      </w:pPr>
      <w:r w:rsidDel="00000000" w:rsidR="00000000" w:rsidRPr="00000000">
        <w:rPr>
          <w:sz w:val="32"/>
          <w:szCs w:val="32"/>
          <w:rtl w:val="0"/>
        </w:rPr>
        <w:t xml:space="preserve">Amount of data duplication is reduced.</w:t>
      </w:r>
    </w:p>
    <w:p w:rsidR="00000000" w:rsidDel="00000000" w:rsidP="00000000" w:rsidRDefault="00000000" w:rsidRPr="00000000" w14:paraId="00000179">
      <w:pPr>
        <w:pageBreakBefore w:val="0"/>
        <w:numPr>
          <w:ilvl w:val="0"/>
          <w:numId w:val="1"/>
        </w:numPr>
        <w:spacing w:after="280" w:before="0" w:line="240" w:lineRule="auto"/>
        <w:ind w:left="720" w:hanging="360"/>
        <w:rPr>
          <w:sz w:val="32"/>
          <w:szCs w:val="32"/>
        </w:rPr>
      </w:pPr>
      <w:r w:rsidDel="00000000" w:rsidR="00000000" w:rsidRPr="00000000">
        <w:rPr>
          <w:sz w:val="32"/>
          <w:szCs w:val="32"/>
          <w:rtl w:val="0"/>
        </w:rPr>
        <w:t xml:space="preserve">Data integrity achieved.</w:t>
      </w:r>
    </w:p>
    <w:p w:rsidR="00000000" w:rsidDel="00000000" w:rsidP="00000000" w:rsidRDefault="00000000" w:rsidRPr="00000000" w14:paraId="0000017A">
      <w:pPr>
        <w:pageBreakBefore w:val="0"/>
        <w:spacing w:after="0" w:lineRule="auto"/>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pageBreakBefore w:val="0"/>
        <w:rPr>
          <w:sz w:val="36"/>
          <w:szCs w:val="36"/>
          <w:u w:val="single"/>
        </w:rPr>
      </w:pPr>
      <w:r w:rsidDel="00000000" w:rsidR="00000000" w:rsidRPr="00000000">
        <w:rPr>
          <w:sz w:val="36"/>
          <w:szCs w:val="36"/>
          <w:u w:val="single"/>
          <w:rtl w:val="0"/>
        </w:rPr>
        <w:t xml:space="preserve">2.4 Boyce and Codd Normal Form (BCNF)</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Boyce and Codd Normal Form</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is a higher version of the Third Normal form. This form deals with certain type of anamoly that is not handled by 3NF. A 3NF table which does not have multiple overlapping candidate keys is said to be in BCNF. For a table to be in BCNF, following conditions must be satisfied:</w:t>
      </w:r>
    </w:p>
    <w:p w:rsidR="00000000" w:rsidDel="00000000" w:rsidP="00000000" w:rsidRDefault="00000000" w:rsidRPr="00000000" w14:paraId="0000017D">
      <w:pPr>
        <w:pageBreakBefore w:val="0"/>
        <w:numPr>
          <w:ilvl w:val="0"/>
          <w:numId w:val="2"/>
        </w:numPr>
        <w:spacing w:after="0" w:before="280" w:line="240" w:lineRule="auto"/>
        <w:ind w:left="720" w:hanging="360"/>
        <w:rPr>
          <w:sz w:val="32"/>
          <w:szCs w:val="32"/>
        </w:rPr>
      </w:pPr>
      <w:r w:rsidDel="00000000" w:rsidR="00000000" w:rsidRPr="00000000">
        <w:rPr>
          <w:sz w:val="32"/>
          <w:szCs w:val="32"/>
          <w:rtl w:val="0"/>
        </w:rPr>
        <w:t xml:space="preserve">R must be in 3rd Normal Form</w:t>
      </w:r>
    </w:p>
    <w:p w:rsidR="00000000" w:rsidDel="00000000" w:rsidP="00000000" w:rsidRDefault="00000000" w:rsidRPr="00000000" w14:paraId="0000017E">
      <w:pPr>
        <w:pageBreakBefore w:val="0"/>
        <w:numPr>
          <w:ilvl w:val="0"/>
          <w:numId w:val="2"/>
        </w:numPr>
        <w:spacing w:after="280" w:before="0" w:line="240" w:lineRule="auto"/>
        <w:ind w:left="720" w:hanging="360"/>
        <w:rPr>
          <w:sz w:val="32"/>
          <w:szCs w:val="32"/>
        </w:rPr>
      </w:pPr>
      <w:r w:rsidDel="00000000" w:rsidR="00000000" w:rsidRPr="00000000">
        <w:rPr>
          <w:sz w:val="32"/>
          <w:szCs w:val="32"/>
          <w:rtl w:val="0"/>
        </w:rPr>
        <w:t xml:space="preserve">and, for each functional dependency ( X -&gt; Y ), X should be a super Key.</w:t>
      </w:r>
    </w:p>
    <w:p w:rsidR="00000000" w:rsidDel="00000000" w:rsidP="00000000" w:rsidRDefault="00000000" w:rsidRPr="00000000" w14:paraId="0000017F">
      <w:pPr>
        <w:pStyle w:val="Heading3"/>
        <w:pageBreakBefore w:val="0"/>
        <w:rPr>
          <w:sz w:val="32"/>
          <w:szCs w:val="32"/>
        </w:rPr>
      </w:pPr>
      <w:r w:rsidDel="00000000" w:rsidR="00000000" w:rsidRPr="00000000">
        <w:rPr>
          <w:sz w:val="36"/>
          <w:szCs w:val="36"/>
        </w:rPr>
        <w:drawing>
          <wp:inline distB="0" distT="0" distL="0" distR="0">
            <wp:extent cx="5715000" cy="4038600"/>
            <wp:effectExtent b="0" l="0" r="0" t="0"/>
            <wp:docPr descr="BCNF Normal Form" id="24" name="image2.png"/>
            <a:graphic>
              <a:graphicData uri="http://schemas.openxmlformats.org/drawingml/2006/picture">
                <pic:pic>
                  <pic:nvPicPr>
                    <pic:cNvPr descr="BCNF Normal Form" id="0" name="image2.png"/>
                    <pic:cNvPicPr preferRelativeResize="0"/>
                  </pic:nvPicPr>
                  <pic:blipFill>
                    <a:blip r:embed="rId12"/>
                    <a:srcRect b="0" l="0" r="0" t="0"/>
                    <a:stretch>
                      <a:fillRect/>
                    </a:stretch>
                  </pic:blipFill>
                  <pic:spPr>
                    <a:xfrm>
                      <a:off x="0" y="0"/>
                      <a:ext cx="5715000" cy="4038600"/>
                    </a:xfrm>
                    <a:prstGeom prst="rect"/>
                    <a:ln/>
                  </pic:spPr>
                </pic:pic>
              </a:graphicData>
            </a:graphic>
          </wp:inline>
        </w:drawing>
      </w:r>
      <w:r w:rsidDel="00000000" w:rsidR="00000000" w:rsidRPr="00000000">
        <w:rPr>
          <w:rtl w:val="0"/>
        </w:rPr>
      </w:r>
    </w:p>
    <w:sectPr>
      <w:headerReference r:id="rId13" w:type="default"/>
      <w:pgSz w:h="15840" w:w="12240" w:orient="portrait"/>
      <w:pgMar w:bottom="1440" w:top="1440" w:left="1440" w:right="1440" w:header="720" w:footer="720"/>
      <w:pgNumType w:start="1"/>
      <w:sectPrChange w:author="Anam Siddiqui" w:id="0" w:date="2024-07-03T13:44:44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3"/>
    </w:sdtPr>
    <w:sdtContent>
      <w:p w:rsidR="00000000" w:rsidDel="00000000" w:rsidP="00000000" w:rsidRDefault="00000000" w:rsidRPr="00000000" w14:paraId="00000180">
        <w:pPr>
          <w:rPr>
            <w:ins w:author="Anam Siddiqui" w:id="1" w:date="2024-07-03T13:44:44Z"/>
            <w:sz w:val="32"/>
            <w:szCs w:val="32"/>
          </w:rPr>
        </w:pPr>
        <w:sdt>
          <w:sdtPr>
            <w:tag w:val="goog_rdk_12"/>
          </w:sdtPr>
          <w:sdtContent>
            <w:ins w:author="Anam Siddiqui" w:id="1" w:date="2024-07-03T13:44:44Z">
              <w:r w:rsidDel="00000000" w:rsidR="00000000" w:rsidRPr="00000000">
                <w:rPr>
                  <w:rtl w:val="0"/>
                </w:rPr>
              </w:r>
            </w:ins>
          </w:sdtContent>
        </w:sdt>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pageBreakBefore w:val="0"/>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112818"/>
  </w:style>
  <w:style w:type="paragraph" w:styleId="Heading3">
    <w:name w:val="heading 3"/>
    <w:basedOn w:val="Normal"/>
    <w:link w:val="Heading3Char"/>
    <w:uiPriority w:val="9"/>
    <w:qFormat w:val="1"/>
    <w:rsid w:val="009E66CD"/>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link w:val="Heading4Char"/>
    <w:uiPriority w:val="9"/>
    <w:semiHidden w:val="1"/>
    <w:unhideWhenUsed w:val="1"/>
    <w:qFormat w:val="1"/>
    <w:rsid w:val="009E66CD"/>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E66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E66CD"/>
    <w:rPr>
      <w:rFonts w:ascii="Tahoma" w:cs="Tahoma" w:hAnsi="Tahoma"/>
      <w:sz w:val="16"/>
      <w:szCs w:val="16"/>
    </w:rPr>
  </w:style>
  <w:style w:type="character" w:styleId="Heading3Char" w:customStyle="1">
    <w:name w:val="Heading 3 Char"/>
    <w:basedOn w:val="DefaultParagraphFont"/>
    <w:link w:val="Heading3"/>
    <w:uiPriority w:val="9"/>
    <w:rsid w:val="009E66CD"/>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9E66CD"/>
    <w:pPr>
      <w:spacing w:after="100" w:afterAutospacing="1" w:before="100" w:beforeAutospacing="1" w:line="240" w:lineRule="auto"/>
    </w:pPr>
    <w:rPr>
      <w:rFonts w:ascii="Times New Roman" w:cs="Times New Roman" w:eastAsia="Times New Roman" w:hAnsi="Times New Roman"/>
      <w:sz w:val="24"/>
      <w:szCs w:val="24"/>
    </w:rPr>
  </w:style>
  <w:style w:type="character" w:styleId="Heading4Char" w:customStyle="1">
    <w:name w:val="Heading 4 Char"/>
    <w:basedOn w:val="DefaultParagraphFont"/>
    <w:link w:val="Heading4"/>
    <w:uiPriority w:val="9"/>
    <w:semiHidden w:val="1"/>
    <w:rsid w:val="009E66CD"/>
    <w:rPr>
      <w:rFonts w:asciiTheme="majorHAnsi" w:cstheme="majorBidi" w:eastAsiaTheme="majorEastAsia" w:hAnsiTheme="majorHAnsi"/>
      <w:b w:val="1"/>
      <w:bCs w:val="1"/>
      <w:i w:val="1"/>
      <w:iCs w:val="1"/>
      <w:color w:val="4f81bd" w:themeColor="accent1"/>
    </w:rPr>
  </w:style>
  <w:style w:type="table" w:styleId="TableGrid">
    <w:name w:val="Table Grid"/>
    <w:basedOn w:val="TableNormal"/>
    <w:uiPriority w:val="59"/>
    <w:rsid w:val="008149D2"/>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Strong">
    <w:name w:val="Strong"/>
    <w:basedOn w:val="DefaultParagraphFont"/>
    <w:uiPriority w:val="22"/>
    <w:qFormat w:val="1"/>
    <w:rsid w:val="008718D9"/>
    <w:rPr>
      <w:b w:val="1"/>
      <w:bCs w:val="1"/>
    </w:rPr>
  </w:style>
  <w:style w:type="paragraph" w:styleId="cb-split" w:customStyle="1">
    <w:name w:val="cb-split"/>
    <w:basedOn w:val="Normal"/>
    <w:rsid w:val="00813D0F"/>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semiHidden w:val="1"/>
    <w:unhideWhenUsed w:val="1"/>
    <w:rsid w:val="00813D0F"/>
    <w:rPr>
      <w:color w:val="0000ff"/>
      <w:u w:val="single"/>
    </w:rPr>
  </w:style>
  <w:style w:type="paragraph" w:styleId="Title">
    <w:name w:val="Title"/>
    <w:basedOn w:val="Normal"/>
    <w:next w:val="Normal"/>
    <w:link w:val="TitleChar"/>
    <w:uiPriority w:val="10"/>
    <w:qFormat w:val="1"/>
    <w:rsid w:val="009A5FB5"/>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9A5FB5"/>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atabases.about.com/library/glossary/bldef-functdep.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S15O9YCdAvUYZSik0kBHhXoFg==">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2016-05-09T16:47:00Z</dcterms:created>
  <dc:creator>Anam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